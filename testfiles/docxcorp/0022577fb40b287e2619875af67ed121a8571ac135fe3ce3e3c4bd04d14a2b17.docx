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3AF75E" w14:textId="77777777" w:rsidR="00125627" w:rsidRDefault="00125627" w:rsidP="0057105E">
      <w:pPr>
        <w:jc w:val="center"/>
        <w:rPr>
          <w:rFonts w:ascii="Times New Roman" w:hAnsi="Times New Roman" w:cs="Times New Roman"/>
          <w:b/>
          <w:sz w:val="32"/>
        </w:rPr>
      </w:pPr>
    </w:p>
    <w:p w14:paraId="5D1B9DEF" w14:textId="62A83F86" w:rsidR="009B3D41" w:rsidRDefault="006231F3" w:rsidP="0057105E">
      <w:pPr>
        <w:jc w:val="center"/>
        <w:rPr>
          <w:rFonts w:ascii="Times New Roman" w:hAnsi="Times New Roman" w:cs="Times New Roman"/>
          <w:b/>
          <w:sz w:val="28"/>
        </w:rPr>
      </w:pPr>
      <w:r w:rsidRPr="009C3000">
        <w:rPr>
          <w:rFonts w:ascii="Times New Roman" w:hAnsi="Times New Roman" w:cs="Times New Roman"/>
          <w:b/>
          <w:sz w:val="28"/>
        </w:rPr>
        <w:t>POZIV NA DODJELU BESPOVRATNIH SREDSTAVA</w:t>
      </w:r>
      <w:r w:rsidRPr="009C3000" w:rsidDel="006033F3">
        <w:rPr>
          <w:rFonts w:ascii="Times New Roman" w:hAnsi="Times New Roman" w:cs="Times New Roman"/>
          <w:b/>
          <w:sz w:val="28"/>
        </w:rPr>
        <w:t xml:space="preserve"> </w:t>
      </w:r>
    </w:p>
    <w:p w14:paraId="41B3F1BA" w14:textId="099AF902" w:rsidR="0031187A" w:rsidRDefault="006231F3" w:rsidP="00BC33DC">
      <w:pPr>
        <w:spacing w:after="0" w:line="240" w:lineRule="auto"/>
        <w:jc w:val="center"/>
        <w:rPr>
          <w:rFonts w:ascii="Times New Roman" w:eastAsiaTheme="minorEastAsia" w:hAnsi="Times New Roman" w:cs="Times New Roman"/>
          <w:b/>
          <w:bCs/>
          <w:color w:val="171796"/>
          <w:sz w:val="28"/>
          <w:szCs w:val="40"/>
          <w:lang w:eastAsia="hr-HR"/>
        </w:rPr>
      </w:pPr>
      <w:r w:rsidRPr="006231F3">
        <w:rPr>
          <w:rFonts w:ascii="Times New Roman" w:eastAsiaTheme="minorEastAsia" w:hAnsi="Times New Roman" w:cs="Times New Roman"/>
          <w:b/>
          <w:bCs/>
          <w:color w:val="171796"/>
          <w:sz w:val="28"/>
          <w:szCs w:val="40"/>
          <w:lang w:eastAsia="hr-HR"/>
        </w:rPr>
        <w:t>ULAGANJE U OPREMANJE I ADAPTACIJU ISTRAŽIVAČKO-INOVACIJSKE INFRASTRUKTURE</w:t>
      </w:r>
    </w:p>
    <w:p w14:paraId="194F6C5D" w14:textId="77777777" w:rsidR="006231F3" w:rsidRPr="0031187A" w:rsidRDefault="006231F3" w:rsidP="00BC33DC">
      <w:pPr>
        <w:spacing w:after="0" w:line="240" w:lineRule="auto"/>
        <w:jc w:val="center"/>
        <w:rPr>
          <w:rFonts w:ascii="Times New Roman" w:eastAsiaTheme="minorEastAsia" w:hAnsi="Times New Roman" w:cs="Times New Roman"/>
          <w:b/>
          <w:bCs/>
          <w:color w:val="171796"/>
          <w:sz w:val="28"/>
          <w:szCs w:val="40"/>
          <w:lang w:eastAsia="hr-HR"/>
        </w:rPr>
      </w:pPr>
    </w:p>
    <w:p w14:paraId="3338B155" w14:textId="44BEC9C5" w:rsidR="0057105E" w:rsidRDefault="0031187A" w:rsidP="00BC33DC">
      <w:pPr>
        <w:spacing w:after="0" w:line="240" w:lineRule="auto"/>
        <w:jc w:val="center"/>
        <w:rPr>
          <w:rFonts w:ascii="Times New Roman" w:hAnsi="Times New Roman" w:cs="Times New Roman"/>
          <w:b/>
          <w:i/>
          <w:sz w:val="24"/>
          <w:szCs w:val="24"/>
        </w:rPr>
      </w:pPr>
      <w:r w:rsidRPr="00A44391">
        <w:rPr>
          <w:rFonts w:ascii="Times New Roman" w:hAnsi="Times New Roman" w:cs="Times New Roman"/>
          <w:b/>
          <w:i/>
          <w:sz w:val="24"/>
          <w:szCs w:val="24"/>
        </w:rPr>
        <w:t xml:space="preserve"> </w:t>
      </w:r>
      <w:r w:rsidR="0057105E" w:rsidRPr="00A44391">
        <w:rPr>
          <w:rFonts w:ascii="Times New Roman" w:hAnsi="Times New Roman" w:cs="Times New Roman"/>
          <w:b/>
          <w:i/>
          <w:sz w:val="24"/>
          <w:szCs w:val="24"/>
        </w:rPr>
        <w:t xml:space="preserve">(referentni broj: </w:t>
      </w:r>
      <w:r w:rsidR="006231F3" w:rsidRPr="006231F3">
        <w:rPr>
          <w:rFonts w:ascii="Times New Roman" w:eastAsia="Calibri" w:hAnsi="Times New Roman" w:cs="Times New Roman"/>
          <w:b/>
          <w:i/>
          <w:color w:val="000000"/>
          <w:sz w:val="24"/>
          <w:szCs w:val="17"/>
        </w:rPr>
        <w:t>C3.2. R2</w:t>
      </w:r>
      <w:r w:rsidR="006231F3" w:rsidRPr="00FF19B0">
        <w:rPr>
          <w:rFonts w:ascii="Times New Roman" w:eastAsia="Calibri" w:hAnsi="Times New Roman" w:cs="Times New Roman"/>
          <w:b/>
          <w:i/>
          <w:color w:val="000000"/>
          <w:sz w:val="24"/>
          <w:szCs w:val="17"/>
        </w:rPr>
        <w:t>-I2.</w:t>
      </w:r>
      <w:r w:rsidR="00FF19B0" w:rsidRPr="00FF19B0">
        <w:rPr>
          <w:rFonts w:ascii="Times New Roman" w:eastAsia="Calibri" w:hAnsi="Times New Roman" w:cs="Times New Roman"/>
          <w:b/>
          <w:i/>
          <w:color w:val="000000"/>
          <w:sz w:val="24"/>
          <w:szCs w:val="17"/>
        </w:rPr>
        <w:t>12</w:t>
      </w:r>
      <w:r w:rsidR="0057105E" w:rsidRPr="00FF19B0">
        <w:rPr>
          <w:rFonts w:ascii="Times New Roman" w:hAnsi="Times New Roman" w:cs="Times New Roman"/>
          <w:b/>
          <w:i/>
          <w:sz w:val="24"/>
          <w:szCs w:val="24"/>
        </w:rPr>
        <w:t>)</w:t>
      </w:r>
      <w:bookmarkStart w:id="0" w:name="_GoBack"/>
      <w:bookmarkEnd w:id="0"/>
    </w:p>
    <w:p w14:paraId="2625A0AE" w14:textId="62EC3E14" w:rsidR="000C775B" w:rsidRDefault="000C775B" w:rsidP="00BC33DC">
      <w:pPr>
        <w:spacing w:after="0" w:line="240" w:lineRule="auto"/>
        <w:jc w:val="center"/>
        <w:rPr>
          <w:rFonts w:ascii="Times New Roman" w:hAnsi="Times New Roman" w:cs="Times New Roman"/>
          <w:b/>
          <w:i/>
          <w:sz w:val="24"/>
          <w:szCs w:val="24"/>
        </w:rPr>
      </w:pPr>
    </w:p>
    <w:p w14:paraId="1D69442C" w14:textId="676367DE" w:rsidR="000C775B" w:rsidRPr="009B652A" w:rsidRDefault="000C775B" w:rsidP="006770B4">
      <w:pPr>
        <w:spacing w:after="0" w:line="252" w:lineRule="auto"/>
        <w:rPr>
          <w:rFonts w:ascii="Times New Roman" w:hAnsi="Times New Roman" w:cs="Times New Roman"/>
          <w:b/>
          <w:sz w:val="28"/>
          <w:szCs w:val="28"/>
        </w:rPr>
      </w:pPr>
    </w:p>
    <w:p w14:paraId="6A6913D7" w14:textId="3EFAD235" w:rsidR="000C775B" w:rsidRDefault="000C775B" w:rsidP="000C775B">
      <w:pPr>
        <w:tabs>
          <w:tab w:val="left" w:pos="1257"/>
        </w:tabs>
        <w:spacing w:after="0" w:line="252" w:lineRule="auto"/>
        <w:jc w:val="center"/>
        <w:rPr>
          <w:rFonts w:ascii="Times New Roman" w:hAnsi="Times New Roman" w:cs="Times New Roman"/>
          <w:b/>
          <w:bCs/>
          <w:color w:val="171796"/>
          <w:sz w:val="28"/>
          <w:szCs w:val="28"/>
        </w:rPr>
      </w:pPr>
      <w:r>
        <w:rPr>
          <w:rFonts w:ascii="Times New Roman" w:hAnsi="Times New Roman" w:cs="Times New Roman"/>
          <w:b/>
          <w:bCs/>
          <w:color w:val="171796"/>
          <w:sz w:val="28"/>
          <w:szCs w:val="28"/>
        </w:rPr>
        <w:t xml:space="preserve">PRILOG </w:t>
      </w:r>
      <w:r w:rsidR="006770B4">
        <w:rPr>
          <w:rFonts w:ascii="Times New Roman" w:hAnsi="Times New Roman" w:cs="Times New Roman"/>
          <w:b/>
          <w:bCs/>
          <w:color w:val="171796"/>
          <w:sz w:val="28"/>
          <w:szCs w:val="28"/>
        </w:rPr>
        <w:t>7</w:t>
      </w:r>
      <w:r w:rsidRPr="009B652A">
        <w:rPr>
          <w:rFonts w:ascii="Times New Roman" w:hAnsi="Times New Roman" w:cs="Times New Roman"/>
          <w:b/>
          <w:bCs/>
          <w:color w:val="171796"/>
          <w:sz w:val="28"/>
          <w:szCs w:val="28"/>
        </w:rPr>
        <w:t>.</w:t>
      </w:r>
    </w:p>
    <w:p w14:paraId="375F08CE" w14:textId="77777777" w:rsidR="006770B4" w:rsidRPr="009B652A" w:rsidRDefault="006770B4" w:rsidP="000C775B">
      <w:pPr>
        <w:tabs>
          <w:tab w:val="left" w:pos="1257"/>
        </w:tabs>
        <w:spacing w:after="0" w:line="252" w:lineRule="auto"/>
        <w:jc w:val="center"/>
        <w:rPr>
          <w:rFonts w:ascii="Times New Roman" w:hAnsi="Times New Roman" w:cs="Times New Roman"/>
          <w:b/>
          <w:sz w:val="28"/>
          <w:szCs w:val="28"/>
        </w:rPr>
      </w:pPr>
    </w:p>
    <w:p w14:paraId="693E2C1F" w14:textId="77777777" w:rsidR="00FD255E" w:rsidRDefault="000C775B" w:rsidP="00FD255E">
      <w:pPr>
        <w:spacing w:after="0"/>
        <w:jc w:val="center"/>
        <w:rPr>
          <w:rFonts w:ascii="Times New Roman" w:hAnsi="Times New Roman" w:cs="Times New Roman"/>
          <w:b/>
          <w:sz w:val="28"/>
          <w:szCs w:val="28"/>
        </w:rPr>
      </w:pPr>
      <w:r w:rsidRPr="009B652A">
        <w:rPr>
          <w:rFonts w:ascii="Times New Roman" w:hAnsi="Times New Roman" w:cs="Times New Roman"/>
          <w:b/>
          <w:sz w:val="28"/>
          <w:szCs w:val="28"/>
        </w:rPr>
        <w:t xml:space="preserve">SMJERNICE </w:t>
      </w:r>
      <w:r w:rsidR="00FD255E">
        <w:rPr>
          <w:rFonts w:ascii="Times New Roman" w:hAnsi="Times New Roman" w:cs="Times New Roman"/>
          <w:b/>
          <w:sz w:val="28"/>
          <w:szCs w:val="28"/>
        </w:rPr>
        <w:t>ZA KORISNIKA</w:t>
      </w:r>
      <w:r w:rsidRPr="009B652A">
        <w:rPr>
          <w:rFonts w:ascii="Times New Roman" w:hAnsi="Times New Roman" w:cs="Times New Roman"/>
          <w:b/>
          <w:sz w:val="28"/>
          <w:szCs w:val="28"/>
        </w:rPr>
        <w:t xml:space="preserve"> VEZANO </w:t>
      </w:r>
      <w:r>
        <w:rPr>
          <w:rFonts w:ascii="Times New Roman" w:hAnsi="Times New Roman" w:cs="Times New Roman"/>
          <w:b/>
          <w:sz w:val="28"/>
          <w:szCs w:val="28"/>
        </w:rPr>
        <w:t>UZ</w:t>
      </w:r>
      <w:r w:rsidRPr="009B652A">
        <w:rPr>
          <w:rFonts w:ascii="Times New Roman" w:hAnsi="Times New Roman" w:cs="Times New Roman"/>
          <w:b/>
          <w:sz w:val="28"/>
          <w:szCs w:val="28"/>
        </w:rPr>
        <w:t xml:space="preserve"> </w:t>
      </w:r>
    </w:p>
    <w:p w14:paraId="78B9C0C8" w14:textId="3ABC6A13" w:rsidR="000C775B" w:rsidRPr="009B652A" w:rsidRDefault="000C775B" w:rsidP="00FD255E">
      <w:pPr>
        <w:spacing w:after="0"/>
        <w:jc w:val="center"/>
        <w:rPr>
          <w:rFonts w:ascii="Times New Roman" w:hAnsi="Times New Roman" w:cs="Times New Roman"/>
          <w:b/>
          <w:sz w:val="28"/>
          <w:szCs w:val="28"/>
        </w:rPr>
      </w:pPr>
      <w:r w:rsidRPr="009B652A">
        <w:rPr>
          <w:rFonts w:ascii="Times New Roman" w:hAnsi="Times New Roman" w:cs="Times New Roman"/>
          <w:b/>
          <w:sz w:val="28"/>
          <w:szCs w:val="28"/>
        </w:rPr>
        <w:t>PRIMJENU</w:t>
      </w:r>
      <w:r w:rsidR="00FD255E">
        <w:rPr>
          <w:rFonts w:ascii="Times New Roman" w:hAnsi="Times New Roman" w:cs="Times New Roman"/>
          <w:b/>
          <w:sz w:val="28"/>
          <w:szCs w:val="28"/>
        </w:rPr>
        <w:t xml:space="preserve"> </w:t>
      </w:r>
      <w:r w:rsidRPr="009B652A">
        <w:rPr>
          <w:rFonts w:ascii="Times New Roman" w:hAnsi="Times New Roman" w:cs="Times New Roman"/>
          <w:b/>
          <w:sz w:val="28"/>
          <w:szCs w:val="28"/>
        </w:rPr>
        <w:t>PRAVILA O DRŽAVNIM POTPORAMA</w:t>
      </w:r>
    </w:p>
    <w:p w14:paraId="0925A010" w14:textId="77777777" w:rsidR="000C775B" w:rsidRPr="009F00CE" w:rsidRDefault="000C775B" w:rsidP="000C775B">
      <w:pPr>
        <w:spacing w:after="0"/>
        <w:jc w:val="both"/>
        <w:rPr>
          <w:rFonts w:ascii="Times New Roman" w:hAnsi="Times New Roman" w:cs="Times New Roman"/>
        </w:rPr>
      </w:pPr>
    </w:p>
    <w:p w14:paraId="037A2C68" w14:textId="77777777" w:rsidR="000C775B" w:rsidRPr="00430644" w:rsidRDefault="000C775B" w:rsidP="006770B4">
      <w:pPr>
        <w:spacing w:after="0" w:line="276" w:lineRule="auto"/>
        <w:jc w:val="both"/>
        <w:rPr>
          <w:rFonts w:ascii="Times New Roman" w:hAnsi="Times New Roman" w:cs="Times New Roman"/>
          <w:sz w:val="24"/>
        </w:rPr>
      </w:pPr>
      <w:r w:rsidRPr="00430644">
        <w:rPr>
          <w:rFonts w:ascii="Times New Roman" w:hAnsi="Times New Roman" w:cs="Times New Roman"/>
          <w:sz w:val="24"/>
        </w:rPr>
        <w:t>Ovaj Prilog ima za cilj informirati potencijalnog prijavitelja o pravilima o državnim potporama koja se odnose na područje istraživanja, razvoja i inovacija.</w:t>
      </w:r>
      <w:r w:rsidRPr="00430644" w:rsidDel="006C364E">
        <w:rPr>
          <w:rFonts w:ascii="Times New Roman" w:hAnsi="Times New Roman" w:cs="Times New Roman"/>
          <w:sz w:val="24"/>
        </w:rPr>
        <w:t xml:space="preserve"> </w:t>
      </w:r>
      <w:r w:rsidRPr="00430644">
        <w:rPr>
          <w:rFonts w:ascii="Times New Roman" w:hAnsi="Times New Roman" w:cs="Times New Roman"/>
          <w:sz w:val="24"/>
        </w:rPr>
        <w:t>Prijavitelj je pozvan da prouči ove Smjernice kako bi razumio pojam državnih potpora i koja pravila mora poštovati istraživačka organizacija (</w:t>
      </w:r>
      <w:proofErr w:type="spellStart"/>
      <w:r w:rsidRPr="00430644">
        <w:rPr>
          <w:rFonts w:ascii="Times New Roman" w:hAnsi="Times New Roman" w:cs="Times New Roman"/>
          <w:sz w:val="24"/>
        </w:rPr>
        <w:t>neprimatelj</w:t>
      </w:r>
      <w:proofErr w:type="spellEnd"/>
      <w:r w:rsidRPr="00430644">
        <w:rPr>
          <w:rFonts w:ascii="Times New Roman" w:hAnsi="Times New Roman" w:cs="Times New Roman"/>
          <w:sz w:val="24"/>
        </w:rPr>
        <w:t xml:space="preserve"> državne potpore) u okviru ovog Poziva. </w:t>
      </w:r>
    </w:p>
    <w:p w14:paraId="010633CE" w14:textId="77777777" w:rsidR="000C775B" w:rsidRPr="00430644" w:rsidRDefault="000C775B" w:rsidP="006770B4">
      <w:pPr>
        <w:spacing w:after="0" w:line="276" w:lineRule="auto"/>
        <w:jc w:val="both"/>
        <w:rPr>
          <w:rFonts w:ascii="Times New Roman" w:hAnsi="Times New Roman" w:cs="Times New Roman"/>
          <w:sz w:val="24"/>
        </w:rPr>
      </w:pPr>
    </w:p>
    <w:p w14:paraId="25BAFC43" w14:textId="77777777" w:rsidR="005873BB" w:rsidRDefault="000C775B" w:rsidP="006770B4">
      <w:pPr>
        <w:spacing w:after="0" w:line="276" w:lineRule="auto"/>
        <w:jc w:val="both"/>
        <w:rPr>
          <w:rFonts w:ascii="Times New Roman" w:hAnsi="Times New Roman" w:cs="Times New Roman"/>
          <w:sz w:val="24"/>
        </w:rPr>
      </w:pPr>
      <w:r w:rsidRPr="00430644">
        <w:rPr>
          <w:rFonts w:ascii="Times New Roman" w:hAnsi="Times New Roman" w:cs="Times New Roman"/>
          <w:sz w:val="24"/>
        </w:rPr>
        <w:t>Smjernice su utemeljene na odredbama Okvira Zajednice za državne potpore za istraživanje i razvoj i inovacije</w:t>
      </w:r>
      <w:r w:rsidRPr="00430644">
        <w:rPr>
          <w:rStyle w:val="FootnoteReference"/>
          <w:rFonts w:ascii="Times New Roman" w:hAnsi="Times New Roman"/>
          <w:sz w:val="24"/>
        </w:rPr>
        <w:footnoteReference w:id="1"/>
      </w:r>
      <w:r w:rsidRPr="00430644">
        <w:rPr>
          <w:rFonts w:ascii="Times New Roman" w:hAnsi="Times New Roman" w:cs="Times New Roman"/>
          <w:sz w:val="24"/>
        </w:rPr>
        <w:t xml:space="preserve"> (2022/C 414/01) (u daljnjem tekstu: Okvir Zajednice) koji utvrđuje detaljna pravila koja se odnose na postojanje državnih potpora u projektima istraživanja i razvoja te na Uredbi Komisije (EU) br. 651/2014. od 17. lipnja 2014. godine o ocjenjivanju određenih kategorija potpora spojivima s unutarnjim tržištem u primjeni članaka 107. i 108.</w:t>
      </w:r>
      <w:r w:rsidRPr="00430644">
        <w:rPr>
          <w:rStyle w:val="FootnoteReference"/>
          <w:rFonts w:ascii="Times New Roman" w:hAnsi="Times New Roman"/>
          <w:sz w:val="24"/>
        </w:rPr>
        <w:footnoteReference w:id="2"/>
      </w:r>
      <w:r w:rsidRPr="00430644">
        <w:rPr>
          <w:rFonts w:ascii="Times New Roman" w:hAnsi="Times New Roman" w:cs="Times New Roman"/>
          <w:sz w:val="24"/>
        </w:rPr>
        <w:t>, Uredbi Komisije (EU) br. 2017/1084 od 14. lipnja 2017. o izmjeni Uredbe (EU) br. 651/2014 u vezi s potporama za infrastrukture luka i zračnih luka, pragova za prijavu potpora za kulturu i očuvanje baštine i za potpore za sportsku i višenamjensku rekreativnu infrastrukturu te regionalnih operativnih programa potpora za najudaljenije regije i o izmjeni Uredbe (EU) br. 702/2014 u vezi s izračunavanjem prihvatljivih troškova</w:t>
      </w:r>
      <w:r w:rsidRPr="00430644">
        <w:rPr>
          <w:rStyle w:val="FootnoteReference"/>
          <w:rFonts w:ascii="Times New Roman" w:hAnsi="Times New Roman"/>
          <w:sz w:val="24"/>
        </w:rPr>
        <w:footnoteReference w:id="3"/>
      </w:r>
      <w:r w:rsidRPr="00430644">
        <w:rPr>
          <w:rFonts w:ascii="Times New Roman" w:hAnsi="Times New Roman" w:cs="Times New Roman"/>
          <w:sz w:val="24"/>
        </w:rPr>
        <w:t>, Uredbi Komisije (EU) 2020/972 od 2. srpnja 2020. o izmjeni Uredbe (EU) br. 1407/2013 u pogledu njezina produljenja i o izmjeni Uredbe (EU) br. 651/2014 u pogledu njezina produljenja i odgovarajućih prilagodbi</w:t>
      </w:r>
      <w:r w:rsidRPr="00430644">
        <w:rPr>
          <w:rStyle w:val="FootnoteReference"/>
          <w:rFonts w:ascii="Times New Roman" w:hAnsi="Times New Roman"/>
          <w:sz w:val="24"/>
        </w:rPr>
        <w:footnoteReference w:id="4"/>
      </w:r>
      <w:r w:rsidRPr="00430644">
        <w:rPr>
          <w:rFonts w:ascii="Times New Roman" w:hAnsi="Times New Roman" w:cs="Times New Roman"/>
          <w:sz w:val="24"/>
        </w:rPr>
        <w:t xml:space="preserve"> , Uredba Komisije (EU) 2021/1237 </w:t>
      </w:r>
      <w:proofErr w:type="spellStart"/>
      <w:r w:rsidRPr="00430644">
        <w:rPr>
          <w:rFonts w:ascii="Times New Roman" w:hAnsi="Times New Roman" w:cs="Times New Roman"/>
          <w:sz w:val="24"/>
        </w:rPr>
        <w:t>оd</w:t>
      </w:r>
      <w:proofErr w:type="spellEnd"/>
      <w:r w:rsidRPr="00430644">
        <w:rPr>
          <w:rFonts w:ascii="Times New Roman" w:hAnsi="Times New Roman" w:cs="Times New Roman"/>
          <w:sz w:val="24"/>
        </w:rPr>
        <w:t xml:space="preserve"> 23. srpnja 2021. o izmjeni Uredbe (EU) br. 651/2014 o ocjenjivanju određenih kategorija potpora spojivima s unutarnjim tržištem u primjeni članaka 107. i 108. Ugovora</w:t>
      </w:r>
      <w:r w:rsidRPr="00430644">
        <w:rPr>
          <w:rStyle w:val="FootnoteReference"/>
          <w:rFonts w:ascii="Times New Roman" w:hAnsi="Times New Roman"/>
          <w:sz w:val="24"/>
        </w:rPr>
        <w:footnoteReference w:id="5"/>
      </w:r>
      <w:r w:rsidRPr="00430644">
        <w:rPr>
          <w:rFonts w:ascii="Times New Roman" w:hAnsi="Times New Roman" w:cs="Times New Roman"/>
          <w:sz w:val="24"/>
        </w:rPr>
        <w:t xml:space="preserve"> te </w:t>
      </w:r>
    </w:p>
    <w:p w14:paraId="07615299" w14:textId="77777777" w:rsidR="005873BB" w:rsidRDefault="005873BB" w:rsidP="006770B4">
      <w:pPr>
        <w:spacing w:after="0" w:line="276" w:lineRule="auto"/>
        <w:jc w:val="both"/>
        <w:rPr>
          <w:rFonts w:ascii="Times New Roman" w:hAnsi="Times New Roman" w:cs="Times New Roman"/>
          <w:sz w:val="24"/>
        </w:rPr>
      </w:pPr>
    </w:p>
    <w:p w14:paraId="65FE04C8" w14:textId="3E420FB4" w:rsidR="000C775B" w:rsidRPr="00430644" w:rsidRDefault="000C775B" w:rsidP="006770B4">
      <w:pPr>
        <w:spacing w:after="0" w:line="276" w:lineRule="auto"/>
        <w:jc w:val="both"/>
        <w:rPr>
          <w:rFonts w:ascii="Times New Roman" w:hAnsi="Times New Roman" w:cs="Times New Roman"/>
          <w:sz w:val="24"/>
        </w:rPr>
      </w:pPr>
      <w:r w:rsidRPr="00430644">
        <w:rPr>
          <w:rFonts w:ascii="Times New Roman" w:hAnsi="Times New Roman" w:cs="Times New Roman"/>
          <w:sz w:val="24"/>
        </w:rPr>
        <w:lastRenderedPageBreak/>
        <w:t>Uredbe Komisije (EU) 2023/1315 od 23. lipnja 2023. o izmjeni Uredbe (EU) br. 651/2014 o ocjenjivanju određenih kategorija potpora spojivima s unutarnjim tržištem u primjeni članaka 107. i 108. Ugovora i Uredbe (EU) 2022/2473 o proglašenju određenih kategorija potpora  poduzetnicima koji se bave proizvodnjom, preradom i stavljanjem na tržište proizvoda ribarstva i akvakulture spojivima s unutarnjim tržištem u primjeni članaka 107. i 108. Ugovora (SL L 167/1, dalje: Uredba 2023/1315)</w:t>
      </w:r>
      <w:r w:rsidRPr="00430644">
        <w:rPr>
          <w:rStyle w:val="FootnoteReference"/>
          <w:rFonts w:ascii="Times New Roman" w:hAnsi="Times New Roman"/>
          <w:sz w:val="24"/>
        </w:rPr>
        <w:footnoteReference w:id="6"/>
      </w:r>
      <w:r w:rsidRPr="00430644">
        <w:rPr>
          <w:rFonts w:ascii="Times New Roman" w:hAnsi="Times New Roman" w:cs="Times New Roman"/>
          <w:sz w:val="24"/>
        </w:rPr>
        <w:t>.</w:t>
      </w:r>
    </w:p>
    <w:p w14:paraId="42E4EF41" w14:textId="53F09773" w:rsidR="000C775B" w:rsidRPr="00430644" w:rsidRDefault="000C775B" w:rsidP="006770B4">
      <w:pPr>
        <w:spacing w:after="0" w:line="276" w:lineRule="auto"/>
        <w:jc w:val="both"/>
        <w:rPr>
          <w:rFonts w:ascii="Times New Roman" w:hAnsi="Times New Roman" w:cs="Times New Roman"/>
          <w:sz w:val="24"/>
        </w:rPr>
      </w:pPr>
    </w:p>
    <w:p w14:paraId="63BB56AB" w14:textId="77777777" w:rsidR="000C775B" w:rsidRPr="00430644" w:rsidRDefault="000C775B" w:rsidP="006770B4">
      <w:pPr>
        <w:spacing w:after="0" w:line="276" w:lineRule="auto"/>
        <w:jc w:val="both"/>
        <w:rPr>
          <w:rFonts w:ascii="Times New Roman" w:hAnsi="Times New Roman" w:cs="Times New Roman"/>
          <w:sz w:val="24"/>
        </w:rPr>
      </w:pPr>
      <w:r w:rsidRPr="00430644">
        <w:rPr>
          <w:rFonts w:ascii="Times New Roman" w:hAnsi="Times New Roman" w:cs="Times New Roman"/>
          <w:sz w:val="24"/>
        </w:rPr>
        <w:t>Pojam državnih potpora zahtjeva da su kumulativno zadovoljena sljedeća četiri kriterija</w:t>
      </w:r>
      <w:r w:rsidRPr="00430644">
        <w:rPr>
          <w:rFonts w:ascii="Times New Roman" w:hAnsi="Times New Roman" w:cs="Times New Roman"/>
          <w:sz w:val="24"/>
          <w:vertAlign w:val="superscript"/>
        </w:rPr>
        <w:footnoteReference w:id="7"/>
      </w:r>
      <w:r w:rsidRPr="00430644">
        <w:rPr>
          <w:rFonts w:ascii="Times New Roman" w:hAnsi="Times New Roman" w:cs="Times New Roman"/>
          <w:sz w:val="24"/>
        </w:rPr>
        <w:t>:</w:t>
      </w:r>
    </w:p>
    <w:p w14:paraId="24F8D7F5" w14:textId="77777777" w:rsidR="000C775B" w:rsidRPr="00430644" w:rsidRDefault="000C775B" w:rsidP="006770B4">
      <w:pPr>
        <w:pStyle w:val="ListParagraph"/>
        <w:numPr>
          <w:ilvl w:val="0"/>
          <w:numId w:val="14"/>
        </w:numPr>
        <w:spacing w:after="0" w:line="276" w:lineRule="auto"/>
        <w:jc w:val="both"/>
        <w:rPr>
          <w:rFonts w:ascii="Times New Roman" w:hAnsi="Times New Roman" w:cs="Times New Roman"/>
          <w:sz w:val="24"/>
        </w:rPr>
      </w:pPr>
      <w:r w:rsidRPr="00430644">
        <w:rPr>
          <w:rFonts w:ascii="Times New Roman" w:hAnsi="Times New Roman" w:cs="Times New Roman"/>
          <w:sz w:val="24"/>
        </w:rPr>
        <w:t xml:space="preserve">da su sredstva dodijeljena od strane Države odnosno iz državnih sredstava u bilo kojem obliku, </w:t>
      </w:r>
    </w:p>
    <w:p w14:paraId="798192D0" w14:textId="77777777" w:rsidR="000C775B" w:rsidRPr="00430644" w:rsidRDefault="000C775B" w:rsidP="006770B4">
      <w:pPr>
        <w:pStyle w:val="ListParagraph"/>
        <w:numPr>
          <w:ilvl w:val="0"/>
          <w:numId w:val="14"/>
        </w:numPr>
        <w:spacing w:after="0" w:line="276" w:lineRule="auto"/>
        <w:jc w:val="both"/>
        <w:rPr>
          <w:rFonts w:ascii="Times New Roman" w:hAnsi="Times New Roman" w:cs="Times New Roman"/>
          <w:sz w:val="24"/>
        </w:rPr>
      </w:pPr>
      <w:r w:rsidRPr="00430644">
        <w:rPr>
          <w:rFonts w:ascii="Times New Roman" w:hAnsi="Times New Roman" w:cs="Times New Roman"/>
          <w:sz w:val="24"/>
        </w:rPr>
        <w:t xml:space="preserve">da potpora predstavlja selektivnu ekonomsku prednost stavljanjem određenih poduzetnika ili proizvodnju određene robe u povoljniji položaj, </w:t>
      </w:r>
    </w:p>
    <w:p w14:paraId="7AEA3A55" w14:textId="77777777" w:rsidR="000C775B" w:rsidRPr="00430644" w:rsidRDefault="000C775B" w:rsidP="006770B4">
      <w:pPr>
        <w:pStyle w:val="ListParagraph"/>
        <w:numPr>
          <w:ilvl w:val="0"/>
          <w:numId w:val="14"/>
        </w:numPr>
        <w:spacing w:after="0" w:line="276" w:lineRule="auto"/>
        <w:jc w:val="both"/>
        <w:rPr>
          <w:rFonts w:ascii="Times New Roman" w:hAnsi="Times New Roman" w:cs="Times New Roman"/>
          <w:sz w:val="24"/>
        </w:rPr>
      </w:pPr>
      <w:r w:rsidRPr="00430644">
        <w:rPr>
          <w:rFonts w:ascii="Times New Roman" w:hAnsi="Times New Roman" w:cs="Times New Roman"/>
          <w:sz w:val="24"/>
        </w:rPr>
        <w:t xml:space="preserve">da potpora narušava ili prijeti narušavanjem tržišnog natjecanja, </w:t>
      </w:r>
    </w:p>
    <w:p w14:paraId="796DB32B" w14:textId="5F34A78F" w:rsidR="000C775B" w:rsidRDefault="000C775B" w:rsidP="006770B4">
      <w:pPr>
        <w:pStyle w:val="ListParagraph"/>
        <w:numPr>
          <w:ilvl w:val="0"/>
          <w:numId w:val="14"/>
        </w:numPr>
        <w:spacing w:after="0" w:line="276" w:lineRule="auto"/>
        <w:jc w:val="both"/>
        <w:rPr>
          <w:rFonts w:ascii="Times New Roman" w:hAnsi="Times New Roman" w:cs="Times New Roman"/>
          <w:sz w:val="24"/>
        </w:rPr>
      </w:pPr>
      <w:r w:rsidRPr="00430644">
        <w:rPr>
          <w:rFonts w:ascii="Times New Roman" w:hAnsi="Times New Roman" w:cs="Times New Roman"/>
          <w:sz w:val="24"/>
        </w:rPr>
        <w:t>utječe na trgovinu među državama članicama.</w:t>
      </w:r>
    </w:p>
    <w:p w14:paraId="020CF27E" w14:textId="77777777" w:rsidR="004A11F3" w:rsidRPr="00430644" w:rsidRDefault="004A11F3" w:rsidP="004A11F3">
      <w:pPr>
        <w:pStyle w:val="ListParagraph"/>
        <w:spacing w:after="0" w:line="276" w:lineRule="auto"/>
        <w:ind w:left="1077"/>
        <w:jc w:val="both"/>
        <w:rPr>
          <w:rFonts w:ascii="Times New Roman" w:hAnsi="Times New Roman" w:cs="Times New Roman"/>
          <w:sz w:val="24"/>
        </w:rPr>
      </w:pPr>
    </w:p>
    <w:p w14:paraId="007F64AC" w14:textId="77777777" w:rsidR="000C775B" w:rsidRPr="009F00CE" w:rsidRDefault="000C775B" w:rsidP="006770B4">
      <w:pPr>
        <w:spacing w:after="0" w:line="276" w:lineRule="auto"/>
        <w:jc w:val="both"/>
        <w:rPr>
          <w:rFonts w:ascii="Times New Roman" w:hAnsi="Times New Roman" w:cs="Times New Roman"/>
        </w:rPr>
      </w:pPr>
    </w:p>
    <w:p w14:paraId="3245CB44" w14:textId="77777777" w:rsidR="000C775B" w:rsidRPr="009F00CE" w:rsidRDefault="000C775B" w:rsidP="001F392A">
      <w:pPr>
        <w:pStyle w:val="Heading1"/>
        <w:numPr>
          <w:ilvl w:val="0"/>
          <w:numId w:val="0"/>
        </w:numPr>
        <w:pBdr>
          <w:top w:val="single" w:sz="4" w:space="1" w:color="auto"/>
          <w:left w:val="single" w:sz="4" w:space="4" w:color="auto"/>
          <w:bottom w:val="single" w:sz="4" w:space="1" w:color="auto"/>
          <w:right w:val="single" w:sz="4" w:space="4" w:color="auto"/>
        </w:pBdr>
        <w:shd w:val="clear" w:color="auto" w:fill="B4C6E7" w:themeFill="accent1" w:themeFillTint="66"/>
        <w:spacing w:before="0"/>
        <w:jc w:val="center"/>
        <w:rPr>
          <w:rFonts w:ascii="Times New Roman" w:hAnsi="Times New Roman" w:cs="Times New Roman"/>
          <w:sz w:val="32"/>
          <w:szCs w:val="32"/>
          <w:lang w:val="hr-HR"/>
        </w:rPr>
      </w:pPr>
      <w:r w:rsidRPr="009F00CE">
        <w:rPr>
          <w:rFonts w:ascii="Times New Roman" w:hAnsi="Times New Roman" w:cs="Times New Roman"/>
          <w:sz w:val="32"/>
          <w:szCs w:val="32"/>
          <w:lang w:val="hr-HR"/>
        </w:rPr>
        <w:t>Uvjeti za istraživačke organizacije</w:t>
      </w:r>
    </w:p>
    <w:p w14:paraId="3A93ACB2" w14:textId="77777777" w:rsidR="000C775B" w:rsidRPr="00430644" w:rsidRDefault="000C775B" w:rsidP="006770B4">
      <w:pPr>
        <w:spacing w:after="0" w:line="276" w:lineRule="auto"/>
        <w:jc w:val="both"/>
        <w:rPr>
          <w:rFonts w:ascii="Times New Roman" w:hAnsi="Times New Roman" w:cs="Times New Roman"/>
          <w:sz w:val="24"/>
          <w:szCs w:val="24"/>
        </w:rPr>
      </w:pPr>
    </w:p>
    <w:p w14:paraId="4E550876" w14:textId="1BEE9ADA" w:rsidR="000C775B" w:rsidRPr="00430644" w:rsidRDefault="005873BB" w:rsidP="006770B4">
      <w:pPr>
        <w:spacing w:after="0" w:line="276" w:lineRule="auto"/>
        <w:jc w:val="both"/>
        <w:rPr>
          <w:rFonts w:ascii="Times New Roman" w:hAnsi="Times New Roman" w:cs="Times New Roman"/>
          <w:sz w:val="24"/>
          <w:szCs w:val="24"/>
        </w:rPr>
      </w:pPr>
      <w:r>
        <w:rPr>
          <w:rFonts w:ascii="Times New Roman" w:hAnsi="Times New Roman" w:cs="Times New Roman"/>
          <w:sz w:val="24"/>
          <w:szCs w:val="24"/>
        </w:rPr>
        <w:t>Istraživačka organizacija</w:t>
      </w:r>
      <w:r w:rsidR="000C775B" w:rsidRPr="00430644">
        <w:rPr>
          <w:rFonts w:ascii="Times New Roman" w:hAnsi="Times New Roman" w:cs="Times New Roman"/>
          <w:sz w:val="24"/>
          <w:szCs w:val="24"/>
        </w:rPr>
        <w:t xml:space="preserve"> u ulozi prijavitelja u okviru ovog Poziva </w:t>
      </w:r>
      <w:r>
        <w:rPr>
          <w:rFonts w:ascii="Times New Roman" w:hAnsi="Times New Roman" w:cs="Times New Roman"/>
          <w:sz w:val="24"/>
          <w:szCs w:val="24"/>
        </w:rPr>
        <w:t>ne prima državnu potporu te je kategorizirana</w:t>
      </w:r>
      <w:r w:rsidR="000C775B" w:rsidRPr="00430644">
        <w:rPr>
          <w:rFonts w:ascii="Times New Roman" w:hAnsi="Times New Roman" w:cs="Times New Roman"/>
          <w:sz w:val="24"/>
          <w:szCs w:val="24"/>
        </w:rPr>
        <w:t xml:space="preserve"> prema definiciji niže: </w:t>
      </w:r>
    </w:p>
    <w:p w14:paraId="2F32664B" w14:textId="77777777" w:rsidR="000C775B" w:rsidRPr="00430644" w:rsidRDefault="000C775B" w:rsidP="006770B4">
      <w:pPr>
        <w:pStyle w:val="ListParagraph"/>
        <w:spacing w:after="0" w:line="276" w:lineRule="auto"/>
        <w:contextualSpacing w:val="0"/>
        <w:jc w:val="both"/>
        <w:rPr>
          <w:rFonts w:ascii="Times New Roman" w:hAnsi="Times New Roman" w:cs="Times New Roman"/>
          <w:sz w:val="24"/>
          <w:szCs w:val="24"/>
        </w:rPr>
      </w:pPr>
    </w:p>
    <w:tbl>
      <w:tblPr>
        <w:tblStyle w:val="TableGrid"/>
        <w:tblW w:w="9356" w:type="dxa"/>
        <w:tblInd w:w="-5" w:type="dxa"/>
        <w:shd w:val="clear" w:color="auto" w:fill="B4C6E7" w:themeFill="accent1" w:themeFillTint="66"/>
        <w:tblLook w:val="04A0" w:firstRow="1" w:lastRow="0" w:firstColumn="1" w:lastColumn="0" w:noHBand="0" w:noVBand="1"/>
      </w:tblPr>
      <w:tblGrid>
        <w:gridCol w:w="9356"/>
      </w:tblGrid>
      <w:tr w:rsidR="000C775B" w:rsidRPr="00430644" w14:paraId="61742D2F" w14:textId="77777777" w:rsidTr="009969A9">
        <w:tc>
          <w:tcPr>
            <w:tcW w:w="9356" w:type="dxa"/>
            <w:shd w:val="clear" w:color="auto" w:fill="B4C6E7" w:themeFill="accent1" w:themeFillTint="66"/>
          </w:tcPr>
          <w:p w14:paraId="3B8B1367" w14:textId="77777777" w:rsidR="000C775B" w:rsidRPr="00430644" w:rsidRDefault="000C775B" w:rsidP="006770B4">
            <w:pPr>
              <w:pStyle w:val="ListParagraph"/>
              <w:spacing w:before="120" w:after="120" w:line="276" w:lineRule="auto"/>
              <w:ind w:left="0"/>
              <w:contextualSpacing w:val="0"/>
              <w:jc w:val="both"/>
              <w:rPr>
                <w:rFonts w:ascii="Times New Roman" w:hAnsi="Times New Roman" w:cs="Times New Roman"/>
                <w:b/>
                <w:sz w:val="24"/>
                <w:szCs w:val="24"/>
              </w:rPr>
            </w:pPr>
            <w:r w:rsidRPr="00430644">
              <w:rPr>
                <w:rFonts w:ascii="Times New Roman" w:hAnsi="Times New Roman" w:cs="Times New Roman"/>
                <w:b/>
                <w:sz w:val="24"/>
                <w:szCs w:val="24"/>
              </w:rPr>
              <w:t xml:space="preserve">Istraživačka organizacija ili organizacija za istraživanje i širenje znanja znači subjekt </w:t>
            </w:r>
            <w:r w:rsidRPr="00430644">
              <w:rPr>
                <w:rFonts w:ascii="Times New Roman" w:hAnsi="Times New Roman" w:cs="Times New Roman"/>
                <w:sz w:val="24"/>
                <w:szCs w:val="24"/>
              </w:rPr>
              <w:t xml:space="preserve">(kao što su sveučilišta ili istraživački instituti, agencije za prijenos tehnologije, posrednici u inovaciji, fizičke osobe ili virtualni kolaborativni subjekti usmjereni na istraživanje), bez obzira na njegov pravni status (ustrojstvo na temelju javnog ili privatnog prava) odnosno način financiranja, </w:t>
            </w:r>
            <w:r w:rsidRPr="00430644">
              <w:rPr>
                <w:rFonts w:ascii="Times New Roman" w:hAnsi="Times New Roman" w:cs="Times New Roman"/>
                <w:b/>
                <w:sz w:val="24"/>
                <w:szCs w:val="24"/>
              </w:rPr>
              <w:t>čiji je prvenstveni cilj nezavisno provoditi temeljno istraživanje, industrijsko istraživanje ili eksperimentalni razvoj ili s rezultatima tih djelatnosti upoznati široku javnost, putem predavanja, objavljivanja ili prijenosa znanja</w:t>
            </w:r>
            <w:r w:rsidRPr="00430644">
              <w:rPr>
                <w:rFonts w:ascii="Times New Roman" w:hAnsi="Times New Roman" w:cs="Times New Roman"/>
                <w:sz w:val="24"/>
                <w:szCs w:val="24"/>
              </w:rPr>
              <w:t xml:space="preserve">. </w:t>
            </w:r>
            <w:r w:rsidRPr="00430644">
              <w:rPr>
                <w:rFonts w:ascii="Times New Roman" w:hAnsi="Times New Roman" w:cs="Times New Roman"/>
                <w:b/>
                <w:sz w:val="24"/>
                <w:szCs w:val="24"/>
              </w:rPr>
              <w:t>Ako taj subjekt obavlja i ekonomske djelatnosti, financiranje, troškovi i prihodi tih ekonomskih djelatnosti moraju se obračunati zasebno.</w:t>
            </w:r>
            <w:r w:rsidRPr="00430644">
              <w:rPr>
                <w:rFonts w:ascii="Times New Roman" w:hAnsi="Times New Roman" w:cs="Times New Roman"/>
                <w:sz w:val="24"/>
                <w:szCs w:val="24"/>
              </w:rPr>
              <w:t xml:space="preserve"> Poduzetnici koji imaju presudan utjecaj na takav subjekt, na primjer kao vlasnici udjela u njemu ili kao njegovi članovi, nemaju povlašteni pristup rezultatima koje subjekt proizvede. (Vidi poglavlje 1.3 Okvira Zajednice).</w:t>
            </w:r>
          </w:p>
        </w:tc>
      </w:tr>
    </w:tbl>
    <w:p w14:paraId="40F64AF3" w14:textId="77777777" w:rsidR="000C775B" w:rsidRPr="00430644" w:rsidRDefault="000C775B" w:rsidP="006770B4">
      <w:pPr>
        <w:pStyle w:val="ListParagraph"/>
        <w:spacing w:after="0" w:line="276" w:lineRule="auto"/>
        <w:ind w:left="0"/>
        <w:contextualSpacing w:val="0"/>
        <w:jc w:val="both"/>
        <w:rPr>
          <w:rFonts w:ascii="Times New Roman" w:hAnsi="Times New Roman" w:cs="Times New Roman"/>
          <w:sz w:val="24"/>
          <w:szCs w:val="24"/>
        </w:rPr>
      </w:pPr>
    </w:p>
    <w:p w14:paraId="7FF40501" w14:textId="77777777" w:rsidR="005873BB" w:rsidRDefault="005873BB" w:rsidP="006770B4">
      <w:pPr>
        <w:pStyle w:val="ListParagraph"/>
        <w:spacing w:after="0" w:line="276" w:lineRule="auto"/>
        <w:ind w:left="0"/>
        <w:contextualSpacing w:val="0"/>
        <w:jc w:val="both"/>
        <w:rPr>
          <w:rFonts w:ascii="Times New Roman" w:hAnsi="Times New Roman" w:cs="Times New Roman"/>
          <w:sz w:val="24"/>
          <w:szCs w:val="24"/>
        </w:rPr>
      </w:pPr>
    </w:p>
    <w:p w14:paraId="43A6352D" w14:textId="310EA64E" w:rsidR="000C775B" w:rsidRPr="00430644" w:rsidRDefault="000C775B" w:rsidP="006770B4">
      <w:pPr>
        <w:pStyle w:val="ListParagraph"/>
        <w:spacing w:after="0" w:line="276" w:lineRule="auto"/>
        <w:ind w:left="0"/>
        <w:contextualSpacing w:val="0"/>
        <w:jc w:val="both"/>
        <w:rPr>
          <w:rFonts w:ascii="Times New Roman" w:hAnsi="Times New Roman" w:cs="Times New Roman"/>
          <w:sz w:val="24"/>
          <w:szCs w:val="24"/>
        </w:rPr>
      </w:pPr>
      <w:r w:rsidRPr="00430644">
        <w:rPr>
          <w:rFonts w:ascii="Times New Roman" w:hAnsi="Times New Roman" w:cs="Times New Roman"/>
          <w:sz w:val="24"/>
          <w:szCs w:val="24"/>
        </w:rPr>
        <w:lastRenderedPageBreak/>
        <w:t>Sredstva dodijeljena temeljem ovog Poziva za istraživačku organizaciju u ulozi prijavitelja ne smiju se koristiti za ekonomske djelatnosti i isto je obvezno potvrditi u okviru Izjave prijavitelja (Obrazac 2.)</w:t>
      </w:r>
      <w:r w:rsidR="005873BB">
        <w:rPr>
          <w:rFonts w:ascii="Times New Roman" w:hAnsi="Times New Roman" w:cs="Times New Roman"/>
          <w:sz w:val="24"/>
          <w:szCs w:val="24"/>
        </w:rPr>
        <w:t>.</w:t>
      </w:r>
    </w:p>
    <w:p w14:paraId="5A52E493" w14:textId="77777777" w:rsidR="000C775B" w:rsidRPr="00430644" w:rsidRDefault="000C775B" w:rsidP="006770B4">
      <w:pPr>
        <w:spacing w:after="0" w:line="276" w:lineRule="auto"/>
        <w:jc w:val="both"/>
        <w:rPr>
          <w:rFonts w:ascii="Times New Roman" w:hAnsi="Times New Roman" w:cs="Times New Roman"/>
          <w:sz w:val="24"/>
          <w:szCs w:val="24"/>
        </w:rPr>
      </w:pPr>
    </w:p>
    <w:p w14:paraId="3917C474" w14:textId="77777777" w:rsidR="000C775B" w:rsidRPr="00430644" w:rsidRDefault="000C775B" w:rsidP="006770B4">
      <w:pPr>
        <w:pStyle w:val="ListParagraph"/>
        <w:spacing w:after="0" w:line="276" w:lineRule="auto"/>
        <w:ind w:left="0"/>
        <w:contextualSpacing w:val="0"/>
        <w:jc w:val="both"/>
        <w:rPr>
          <w:rFonts w:ascii="Times New Roman" w:hAnsi="Times New Roman" w:cs="Times New Roman"/>
          <w:b/>
          <w:sz w:val="24"/>
          <w:szCs w:val="24"/>
        </w:rPr>
      </w:pPr>
      <w:r w:rsidRPr="00430644">
        <w:rPr>
          <w:rFonts w:ascii="Times New Roman" w:hAnsi="Times New Roman" w:cs="Times New Roman"/>
          <w:b/>
          <w:sz w:val="24"/>
          <w:szCs w:val="24"/>
        </w:rPr>
        <w:t xml:space="preserve">Prema Okviru Zajednice, Komisija smatra da su sljedeće djelatnosti istraživačkih organizacija općenito neekonomske:  </w:t>
      </w:r>
    </w:p>
    <w:p w14:paraId="5FD862F1" w14:textId="77777777" w:rsidR="000C775B" w:rsidRPr="00430644" w:rsidRDefault="000C775B" w:rsidP="006770B4">
      <w:pPr>
        <w:spacing w:after="0" w:line="276" w:lineRule="auto"/>
        <w:jc w:val="both"/>
        <w:rPr>
          <w:rFonts w:ascii="Times New Roman" w:hAnsi="Times New Roman" w:cs="Times New Roman"/>
          <w:sz w:val="24"/>
          <w:szCs w:val="24"/>
        </w:rPr>
      </w:pPr>
    </w:p>
    <w:tbl>
      <w:tblPr>
        <w:tblStyle w:val="TableGrid"/>
        <w:tblW w:w="0" w:type="auto"/>
        <w:tblInd w:w="-5" w:type="dxa"/>
        <w:shd w:val="clear" w:color="auto" w:fill="B4C6E7" w:themeFill="accent1" w:themeFillTint="66"/>
        <w:tblLook w:val="04A0" w:firstRow="1" w:lastRow="0" w:firstColumn="1" w:lastColumn="0" w:noHBand="0" w:noVBand="1"/>
      </w:tblPr>
      <w:tblGrid>
        <w:gridCol w:w="9214"/>
      </w:tblGrid>
      <w:tr w:rsidR="000C775B" w:rsidRPr="00430644" w14:paraId="6C3E4CE1" w14:textId="77777777" w:rsidTr="00D67223">
        <w:tc>
          <w:tcPr>
            <w:tcW w:w="9214" w:type="dxa"/>
            <w:shd w:val="clear" w:color="auto" w:fill="B4C6E7" w:themeFill="accent1" w:themeFillTint="66"/>
          </w:tcPr>
          <w:p w14:paraId="0B58985D" w14:textId="77777777" w:rsidR="000C775B" w:rsidRPr="00430644" w:rsidRDefault="000C775B" w:rsidP="006770B4">
            <w:pPr>
              <w:pStyle w:val="ListParagraph"/>
              <w:numPr>
                <w:ilvl w:val="0"/>
                <w:numId w:val="13"/>
              </w:numPr>
              <w:spacing w:line="276" w:lineRule="auto"/>
              <w:ind w:left="459" w:right="170" w:hanging="284"/>
              <w:jc w:val="both"/>
              <w:rPr>
                <w:rFonts w:ascii="Times New Roman" w:hAnsi="Times New Roman" w:cs="Times New Roman"/>
                <w:b/>
                <w:sz w:val="24"/>
                <w:szCs w:val="24"/>
              </w:rPr>
            </w:pPr>
            <w:r w:rsidRPr="00430644">
              <w:rPr>
                <w:rFonts w:ascii="Times New Roman" w:hAnsi="Times New Roman" w:cs="Times New Roman"/>
                <w:b/>
                <w:sz w:val="24"/>
                <w:szCs w:val="24"/>
              </w:rPr>
              <w:t>Primarne djelatnosti istraživačkih organizacija:</w:t>
            </w:r>
          </w:p>
          <w:p w14:paraId="60D9CEF9" w14:textId="77777777" w:rsidR="000C775B" w:rsidRPr="00430644" w:rsidRDefault="000C775B" w:rsidP="006770B4">
            <w:pPr>
              <w:pStyle w:val="ListParagraph"/>
              <w:numPr>
                <w:ilvl w:val="0"/>
                <w:numId w:val="12"/>
              </w:numPr>
              <w:spacing w:line="276" w:lineRule="auto"/>
              <w:ind w:left="459" w:right="170" w:hanging="284"/>
              <w:jc w:val="both"/>
              <w:rPr>
                <w:rFonts w:ascii="Times New Roman" w:hAnsi="Times New Roman" w:cs="Times New Roman"/>
                <w:sz w:val="24"/>
                <w:szCs w:val="24"/>
              </w:rPr>
            </w:pPr>
            <w:r w:rsidRPr="00430644">
              <w:rPr>
                <w:rFonts w:ascii="Times New Roman" w:hAnsi="Times New Roman" w:cs="Times New Roman"/>
                <w:sz w:val="24"/>
                <w:szCs w:val="24"/>
              </w:rPr>
              <w:t>edukacija u svrhu većeg broja kvalificiranijih ljudskih resursa. Javno obrazovanje organizirano u okviru nacionalnog obrazovnog sustava, koje uglavnom ili u potpunosti financira država i pod nadzorom je države, smatra se neekonomskom djelatnošću;</w:t>
            </w:r>
            <w:r w:rsidRPr="00430644">
              <w:rPr>
                <w:rStyle w:val="FootnoteReference"/>
                <w:rFonts w:ascii="Times New Roman" w:hAnsi="Times New Roman"/>
                <w:sz w:val="24"/>
                <w:szCs w:val="24"/>
              </w:rPr>
              <w:footnoteReference w:id="8"/>
            </w:r>
          </w:p>
          <w:p w14:paraId="1EE60039" w14:textId="77777777" w:rsidR="000C775B" w:rsidRPr="00430644" w:rsidRDefault="000C775B" w:rsidP="006770B4">
            <w:pPr>
              <w:pStyle w:val="ListParagraph"/>
              <w:numPr>
                <w:ilvl w:val="0"/>
                <w:numId w:val="12"/>
              </w:numPr>
              <w:spacing w:line="276" w:lineRule="auto"/>
              <w:ind w:left="459" w:right="170" w:hanging="284"/>
              <w:jc w:val="both"/>
              <w:rPr>
                <w:rFonts w:ascii="Times New Roman" w:hAnsi="Times New Roman" w:cs="Times New Roman"/>
                <w:sz w:val="24"/>
                <w:szCs w:val="24"/>
              </w:rPr>
            </w:pPr>
            <w:r w:rsidRPr="00430644">
              <w:rPr>
                <w:rFonts w:ascii="Times New Roman" w:hAnsi="Times New Roman" w:cs="Times New Roman"/>
                <w:sz w:val="24"/>
                <w:szCs w:val="24"/>
              </w:rPr>
              <w:t>neovisno istraživanje i razvoj za više znanja i bolje razumijevanje, uključujući kolaborativni I&amp;R pri kojem istraživačke organizacije učinkovito surađuju;</w:t>
            </w:r>
          </w:p>
          <w:p w14:paraId="78A35568" w14:textId="77777777" w:rsidR="000C775B" w:rsidRPr="00430644" w:rsidRDefault="000C775B" w:rsidP="006770B4">
            <w:pPr>
              <w:pStyle w:val="ListParagraph"/>
              <w:numPr>
                <w:ilvl w:val="0"/>
                <w:numId w:val="12"/>
              </w:numPr>
              <w:spacing w:line="276" w:lineRule="auto"/>
              <w:ind w:left="459" w:right="170" w:hanging="284"/>
              <w:jc w:val="both"/>
              <w:rPr>
                <w:rFonts w:ascii="Times New Roman" w:hAnsi="Times New Roman" w:cs="Times New Roman"/>
                <w:sz w:val="24"/>
                <w:szCs w:val="24"/>
              </w:rPr>
            </w:pPr>
            <w:r w:rsidRPr="00430644">
              <w:rPr>
                <w:rFonts w:ascii="Times New Roman" w:hAnsi="Times New Roman" w:cs="Times New Roman"/>
                <w:sz w:val="24"/>
                <w:szCs w:val="24"/>
              </w:rPr>
              <w:t>neisključivo i nediskriminacijsko širenje rezultata istraživanja, primjerice podučavanjem, bazama podataka s otvorenim pristupom, otvorenim publikacijama ili računalnim programima s otvorenim kodom.</w:t>
            </w:r>
          </w:p>
          <w:p w14:paraId="2D107AA8" w14:textId="77777777" w:rsidR="000C775B" w:rsidRPr="00430644" w:rsidRDefault="000C775B" w:rsidP="006770B4">
            <w:pPr>
              <w:pStyle w:val="ListParagraph"/>
              <w:numPr>
                <w:ilvl w:val="0"/>
                <w:numId w:val="13"/>
              </w:numPr>
              <w:spacing w:line="276" w:lineRule="auto"/>
              <w:ind w:left="459" w:right="170" w:hanging="284"/>
              <w:jc w:val="both"/>
              <w:rPr>
                <w:rFonts w:ascii="Times New Roman" w:hAnsi="Times New Roman" w:cs="Times New Roman"/>
                <w:sz w:val="24"/>
                <w:szCs w:val="24"/>
              </w:rPr>
            </w:pPr>
            <w:r w:rsidRPr="00430644">
              <w:rPr>
                <w:rFonts w:ascii="Times New Roman" w:hAnsi="Times New Roman" w:cs="Times New Roman"/>
                <w:b/>
                <w:sz w:val="24"/>
                <w:szCs w:val="24"/>
              </w:rPr>
              <w:t>Aktivnosti prijenosa znanja</w:t>
            </w:r>
            <w:r w:rsidRPr="00430644">
              <w:rPr>
                <w:rStyle w:val="FootnoteReference"/>
                <w:rFonts w:ascii="Times New Roman" w:hAnsi="Times New Roman"/>
                <w:b/>
                <w:sz w:val="24"/>
                <w:szCs w:val="24"/>
              </w:rPr>
              <w:footnoteReference w:id="9"/>
            </w:r>
            <w:r w:rsidRPr="00430644">
              <w:rPr>
                <w:rFonts w:ascii="Times New Roman" w:hAnsi="Times New Roman" w:cs="Times New Roman"/>
                <w:sz w:val="24"/>
                <w:szCs w:val="24"/>
              </w:rPr>
              <w:t xml:space="preserve">, ako ih izvršava istraživačka organizacija (uključujući njihove odjele ili podružnice) ili se izvršavaju zajedno s takvim tijelima ili u ime drugih takvih subjekata, pri čemu se sav prihod od takvih djelatnosti/aktivnosti ponovno ulaže u primarne djelatnosti/aktivnosti istraživačke organizacije. </w:t>
            </w:r>
          </w:p>
        </w:tc>
      </w:tr>
    </w:tbl>
    <w:p w14:paraId="2D184961" w14:textId="77777777" w:rsidR="000C775B" w:rsidRPr="00430644" w:rsidRDefault="000C775B" w:rsidP="006770B4">
      <w:pPr>
        <w:pStyle w:val="ListParagraph"/>
        <w:spacing w:after="0" w:line="276" w:lineRule="auto"/>
        <w:ind w:left="0"/>
        <w:contextualSpacing w:val="0"/>
        <w:jc w:val="both"/>
        <w:rPr>
          <w:rFonts w:ascii="Times New Roman" w:hAnsi="Times New Roman" w:cs="Times New Roman"/>
          <w:sz w:val="24"/>
          <w:szCs w:val="24"/>
        </w:rPr>
      </w:pPr>
    </w:p>
    <w:p w14:paraId="54F504E4" w14:textId="77777777" w:rsidR="00D67223" w:rsidRDefault="00D67223" w:rsidP="006770B4">
      <w:pPr>
        <w:pStyle w:val="ListParagraph"/>
        <w:spacing w:after="0" w:line="276" w:lineRule="auto"/>
        <w:ind w:left="0"/>
        <w:contextualSpacing w:val="0"/>
        <w:jc w:val="both"/>
        <w:rPr>
          <w:rFonts w:ascii="Times New Roman" w:hAnsi="Times New Roman" w:cs="Times New Roman"/>
          <w:b/>
          <w:sz w:val="24"/>
          <w:szCs w:val="24"/>
        </w:rPr>
      </w:pPr>
    </w:p>
    <w:p w14:paraId="17C3C89C" w14:textId="08F25D61" w:rsidR="000C775B" w:rsidRPr="00430644" w:rsidRDefault="000C775B" w:rsidP="006770B4">
      <w:pPr>
        <w:pStyle w:val="ListParagraph"/>
        <w:spacing w:after="0" w:line="276" w:lineRule="auto"/>
        <w:ind w:left="0"/>
        <w:contextualSpacing w:val="0"/>
        <w:jc w:val="both"/>
        <w:rPr>
          <w:rFonts w:ascii="Times New Roman" w:hAnsi="Times New Roman" w:cs="Times New Roman"/>
          <w:b/>
          <w:sz w:val="24"/>
          <w:szCs w:val="24"/>
        </w:rPr>
      </w:pPr>
      <w:r w:rsidRPr="00430644">
        <w:rPr>
          <w:rFonts w:ascii="Times New Roman" w:hAnsi="Times New Roman" w:cs="Times New Roman"/>
          <w:b/>
          <w:sz w:val="24"/>
          <w:szCs w:val="24"/>
        </w:rPr>
        <w:t>U slučaju da se isti subjekt bavi i ekonomskim i neekonomskim djelatnostima</w:t>
      </w:r>
      <w:r w:rsidRPr="00430644">
        <w:rPr>
          <w:rFonts w:ascii="Times New Roman" w:hAnsi="Times New Roman" w:cs="Times New Roman"/>
          <w:sz w:val="24"/>
          <w:szCs w:val="24"/>
        </w:rPr>
        <w:t>, u okviru ovog Poziva dodjela bespovratnih sredstava moguća je samo za financiranje neekonomskih aktivnosti, pod uvjetom da istraživačka organizacija jednoznačno odvoji dvije vrste aktivnosti, njihove troškove, financiranje i prihode kako bi se djelotvorno izbjeglo unakrsno subvencioniranje ekonomske djelatnosti. U tom slučaju potrebno je uvesti odvajanje ekonomskih i neekonomskih djelatnosti (raspodjelu troškova, izvora financijskih sredstava i prihoda) koje nadalje mora biti vidljivo u bruto bilanci i godišnjim financijskim izvještajima mjerodavnog subjekta.</w:t>
      </w:r>
    </w:p>
    <w:p w14:paraId="4CF3CF41" w14:textId="77777777" w:rsidR="000C775B" w:rsidRPr="00430644" w:rsidRDefault="000C775B" w:rsidP="006770B4">
      <w:pPr>
        <w:spacing w:after="0" w:line="276" w:lineRule="auto"/>
        <w:jc w:val="both"/>
        <w:rPr>
          <w:rFonts w:ascii="Times New Roman" w:hAnsi="Times New Roman" w:cs="Times New Roman"/>
          <w:sz w:val="24"/>
          <w:szCs w:val="24"/>
        </w:rPr>
      </w:pPr>
    </w:p>
    <w:p w14:paraId="03144980" w14:textId="77777777" w:rsidR="008C3050" w:rsidRDefault="008C3050" w:rsidP="006770B4">
      <w:pPr>
        <w:pStyle w:val="ListParagraph"/>
        <w:tabs>
          <w:tab w:val="left" w:pos="34"/>
        </w:tabs>
        <w:spacing w:after="0" w:line="276" w:lineRule="auto"/>
        <w:ind w:left="0"/>
        <w:contextualSpacing w:val="0"/>
        <w:jc w:val="both"/>
        <w:rPr>
          <w:rFonts w:ascii="Times New Roman" w:hAnsi="Times New Roman" w:cs="Times New Roman"/>
          <w:b/>
          <w:sz w:val="24"/>
          <w:szCs w:val="24"/>
        </w:rPr>
      </w:pPr>
    </w:p>
    <w:p w14:paraId="04F220A4" w14:textId="77777777" w:rsidR="008C3050" w:rsidRDefault="008C3050" w:rsidP="006770B4">
      <w:pPr>
        <w:pStyle w:val="ListParagraph"/>
        <w:tabs>
          <w:tab w:val="left" w:pos="34"/>
        </w:tabs>
        <w:spacing w:after="0" w:line="276" w:lineRule="auto"/>
        <w:ind w:left="0"/>
        <w:contextualSpacing w:val="0"/>
        <w:jc w:val="both"/>
        <w:rPr>
          <w:rFonts w:ascii="Times New Roman" w:hAnsi="Times New Roman" w:cs="Times New Roman"/>
          <w:b/>
          <w:sz w:val="24"/>
          <w:szCs w:val="24"/>
        </w:rPr>
      </w:pPr>
    </w:p>
    <w:p w14:paraId="577CDC1A" w14:textId="26DD3F5C" w:rsidR="009969A9" w:rsidRDefault="009969A9" w:rsidP="006770B4">
      <w:pPr>
        <w:pStyle w:val="ListParagraph"/>
        <w:tabs>
          <w:tab w:val="left" w:pos="34"/>
        </w:tabs>
        <w:spacing w:after="0" w:line="276" w:lineRule="auto"/>
        <w:ind w:left="0"/>
        <w:contextualSpacing w:val="0"/>
        <w:jc w:val="both"/>
        <w:rPr>
          <w:rFonts w:ascii="Times New Roman" w:hAnsi="Times New Roman" w:cs="Times New Roman"/>
          <w:b/>
          <w:sz w:val="24"/>
          <w:szCs w:val="24"/>
        </w:rPr>
      </w:pPr>
    </w:p>
    <w:p w14:paraId="4062CE80" w14:textId="4E0957DF" w:rsidR="000C775B" w:rsidRPr="00430644" w:rsidRDefault="000C775B" w:rsidP="006770B4">
      <w:pPr>
        <w:pStyle w:val="ListParagraph"/>
        <w:tabs>
          <w:tab w:val="left" w:pos="34"/>
        </w:tabs>
        <w:spacing w:after="0" w:line="276" w:lineRule="auto"/>
        <w:ind w:left="0"/>
        <w:contextualSpacing w:val="0"/>
        <w:jc w:val="both"/>
        <w:rPr>
          <w:rFonts w:ascii="Times New Roman" w:hAnsi="Times New Roman" w:cs="Times New Roman"/>
          <w:sz w:val="24"/>
          <w:szCs w:val="24"/>
        </w:rPr>
      </w:pPr>
      <w:r w:rsidRPr="00430644">
        <w:rPr>
          <w:rFonts w:ascii="Times New Roman" w:hAnsi="Times New Roman" w:cs="Times New Roman"/>
          <w:b/>
          <w:sz w:val="24"/>
          <w:szCs w:val="24"/>
        </w:rPr>
        <w:lastRenderedPageBreak/>
        <w:t>U slučaju da istraživačka organizacija provodi gotovo isključivo neekonomske djelatnosti</w:t>
      </w:r>
      <w:r w:rsidRPr="00430644">
        <w:rPr>
          <w:rFonts w:ascii="Times New Roman" w:hAnsi="Times New Roman" w:cs="Times New Roman"/>
          <w:sz w:val="24"/>
          <w:szCs w:val="24"/>
        </w:rPr>
        <w:t>, njezino financiranje u potpunosti je isključeno iz područja primjene pravila o državnim potporama pod uvjetom da je:</w:t>
      </w:r>
    </w:p>
    <w:p w14:paraId="2998CED5" w14:textId="77777777" w:rsidR="000C775B" w:rsidRPr="00430644" w:rsidRDefault="000C775B" w:rsidP="006770B4">
      <w:pPr>
        <w:pStyle w:val="ListParagraph"/>
        <w:numPr>
          <w:ilvl w:val="0"/>
          <w:numId w:val="15"/>
        </w:numPr>
        <w:spacing w:after="0" w:line="276" w:lineRule="auto"/>
        <w:contextualSpacing w:val="0"/>
        <w:jc w:val="both"/>
        <w:rPr>
          <w:rFonts w:ascii="Times New Roman" w:hAnsi="Times New Roman" w:cs="Times New Roman"/>
          <w:sz w:val="24"/>
          <w:szCs w:val="24"/>
        </w:rPr>
      </w:pPr>
      <w:r w:rsidRPr="00430644">
        <w:rPr>
          <w:rFonts w:ascii="Times New Roman" w:hAnsi="Times New Roman" w:cs="Times New Roman"/>
          <w:sz w:val="24"/>
          <w:szCs w:val="24"/>
        </w:rPr>
        <w:t xml:space="preserve">ekonomska djelatnost </w:t>
      </w:r>
      <w:r w:rsidRPr="00430644">
        <w:rPr>
          <w:rFonts w:ascii="Times New Roman" w:hAnsi="Times New Roman" w:cs="Times New Roman"/>
          <w:b/>
          <w:sz w:val="24"/>
          <w:szCs w:val="24"/>
        </w:rPr>
        <w:t>isključivo pomoćna</w:t>
      </w:r>
      <w:r w:rsidRPr="00430644">
        <w:rPr>
          <w:rFonts w:ascii="Times New Roman" w:hAnsi="Times New Roman" w:cs="Times New Roman"/>
          <w:sz w:val="24"/>
          <w:szCs w:val="24"/>
        </w:rPr>
        <w:t xml:space="preserve"> djelatnost, odnosno odgovara djelatnosti koja je:</w:t>
      </w:r>
    </w:p>
    <w:p w14:paraId="66437C0C" w14:textId="77777777" w:rsidR="000C775B" w:rsidRPr="00430644" w:rsidRDefault="000C775B" w:rsidP="006770B4">
      <w:pPr>
        <w:pStyle w:val="ListParagraph"/>
        <w:numPr>
          <w:ilvl w:val="0"/>
          <w:numId w:val="16"/>
        </w:numPr>
        <w:spacing w:after="0" w:line="276" w:lineRule="auto"/>
        <w:contextualSpacing w:val="0"/>
        <w:jc w:val="both"/>
        <w:rPr>
          <w:rFonts w:ascii="Times New Roman" w:hAnsi="Times New Roman" w:cs="Times New Roman"/>
          <w:sz w:val="24"/>
          <w:szCs w:val="24"/>
        </w:rPr>
      </w:pPr>
      <w:r w:rsidRPr="00430644">
        <w:rPr>
          <w:rFonts w:ascii="Times New Roman" w:hAnsi="Times New Roman" w:cs="Times New Roman"/>
          <w:sz w:val="24"/>
          <w:szCs w:val="24"/>
        </w:rPr>
        <w:t>izravno povezana s radom istraživačke/znanstvene organizacije i neophodna za taj rad ili</w:t>
      </w:r>
      <w:r w:rsidRPr="00430644">
        <w:rPr>
          <w:rFonts w:ascii="Times New Roman" w:hAnsi="Times New Roman" w:cs="Times New Roman"/>
          <w:sz w:val="24"/>
          <w:szCs w:val="24"/>
          <w:u w:val="single"/>
        </w:rPr>
        <w:t xml:space="preserve"> </w:t>
      </w:r>
    </w:p>
    <w:p w14:paraId="45FABAD1" w14:textId="77777777" w:rsidR="000C775B" w:rsidRPr="00430644" w:rsidRDefault="000C775B" w:rsidP="006770B4">
      <w:pPr>
        <w:pStyle w:val="ListParagraph"/>
        <w:numPr>
          <w:ilvl w:val="0"/>
          <w:numId w:val="16"/>
        </w:numPr>
        <w:spacing w:after="0" w:line="276" w:lineRule="auto"/>
        <w:contextualSpacing w:val="0"/>
        <w:jc w:val="both"/>
        <w:rPr>
          <w:rFonts w:ascii="Times New Roman" w:hAnsi="Times New Roman" w:cs="Times New Roman"/>
          <w:sz w:val="24"/>
          <w:szCs w:val="24"/>
        </w:rPr>
      </w:pPr>
      <w:r w:rsidRPr="00430644">
        <w:rPr>
          <w:rFonts w:ascii="Times New Roman" w:hAnsi="Times New Roman" w:cs="Times New Roman"/>
          <w:sz w:val="24"/>
          <w:szCs w:val="24"/>
        </w:rPr>
        <w:t xml:space="preserve">neodvojivo povezana s njihovom glavnom neekonomskom upotrebom, i </w:t>
      </w:r>
    </w:p>
    <w:p w14:paraId="3EDDB154" w14:textId="77777777" w:rsidR="000C775B" w:rsidRPr="00430644" w:rsidRDefault="000C775B" w:rsidP="006770B4">
      <w:pPr>
        <w:pStyle w:val="ListParagraph"/>
        <w:numPr>
          <w:ilvl w:val="0"/>
          <w:numId w:val="15"/>
        </w:numPr>
        <w:spacing w:after="0" w:line="276" w:lineRule="auto"/>
        <w:contextualSpacing w:val="0"/>
        <w:jc w:val="both"/>
        <w:rPr>
          <w:rFonts w:ascii="Times New Roman" w:hAnsi="Times New Roman" w:cs="Times New Roman"/>
          <w:sz w:val="24"/>
          <w:szCs w:val="24"/>
        </w:rPr>
      </w:pPr>
      <w:r w:rsidRPr="00430644">
        <w:rPr>
          <w:rFonts w:ascii="Times New Roman" w:hAnsi="Times New Roman" w:cs="Times New Roman"/>
          <w:sz w:val="24"/>
          <w:szCs w:val="24"/>
        </w:rPr>
        <w:t xml:space="preserve">opseg joj je ograničen. </w:t>
      </w:r>
    </w:p>
    <w:p w14:paraId="59E8AF58" w14:textId="1A148929" w:rsidR="000C775B" w:rsidRDefault="000C775B" w:rsidP="006770B4">
      <w:pPr>
        <w:spacing w:before="120" w:after="240" w:line="276" w:lineRule="auto"/>
        <w:jc w:val="both"/>
        <w:rPr>
          <w:rFonts w:ascii="Times New Roman" w:hAnsi="Times New Roman" w:cs="Times New Roman"/>
          <w:sz w:val="24"/>
          <w:szCs w:val="24"/>
        </w:rPr>
      </w:pPr>
      <w:r w:rsidRPr="00430644">
        <w:rPr>
          <w:rFonts w:ascii="Times New Roman" w:hAnsi="Times New Roman" w:cs="Times New Roman"/>
          <w:sz w:val="24"/>
          <w:szCs w:val="24"/>
        </w:rPr>
        <w:t xml:space="preserve">To je slučaj ako ekonomske djelatnosti </w:t>
      </w:r>
      <w:r w:rsidRPr="00430644">
        <w:rPr>
          <w:rFonts w:ascii="Times New Roman" w:hAnsi="Times New Roman" w:cs="Times New Roman"/>
          <w:b/>
          <w:sz w:val="24"/>
          <w:szCs w:val="24"/>
        </w:rPr>
        <w:t>troše potpuno jednake inpute</w:t>
      </w:r>
      <w:r w:rsidRPr="00430644">
        <w:rPr>
          <w:rFonts w:ascii="Times New Roman" w:hAnsi="Times New Roman" w:cs="Times New Roman"/>
          <w:sz w:val="24"/>
          <w:szCs w:val="24"/>
        </w:rPr>
        <w:t xml:space="preserve"> (primjerice materijal, opremu, radnu snagu i fiksni kapital) kao i neekonomske djelatnosti, a kapaciteti koji se svake godine dodjeljuju tim ekonomskim djelatnostima ne premašuju 20% ukupnih godišnjih kapaciteta predmetnog subjekta.</w:t>
      </w:r>
    </w:p>
    <w:p w14:paraId="20DEB0A1" w14:textId="77777777" w:rsidR="00EF3281" w:rsidRPr="00EF3281" w:rsidRDefault="00EF3281" w:rsidP="006770B4">
      <w:pPr>
        <w:spacing w:before="120" w:after="240" w:line="276" w:lineRule="auto"/>
        <w:jc w:val="both"/>
        <w:rPr>
          <w:rFonts w:ascii="Times New Roman" w:hAnsi="Times New Roman" w:cs="Times New Roman"/>
          <w:sz w:val="10"/>
          <w:szCs w:val="24"/>
        </w:rPr>
      </w:pPr>
    </w:p>
    <w:p w14:paraId="4E9B95EA" w14:textId="0FD083DB" w:rsidR="000C775B" w:rsidRPr="00430644" w:rsidRDefault="000C775B" w:rsidP="006770B4">
      <w:pPr>
        <w:pStyle w:val="Heading2"/>
        <w:numPr>
          <w:ilvl w:val="0"/>
          <w:numId w:val="0"/>
        </w:numPr>
        <w:jc w:val="both"/>
        <w:rPr>
          <w:rFonts w:ascii="Times New Roman" w:eastAsia="SimSun" w:hAnsi="Times New Roman" w:cs="Times New Roman"/>
          <w:sz w:val="24"/>
          <w:szCs w:val="24"/>
          <w:lang w:val="hr-HR" w:eastAsia="zh-CN"/>
        </w:rPr>
      </w:pPr>
      <w:r w:rsidRPr="00430644">
        <w:rPr>
          <w:rFonts w:ascii="Times New Roman" w:eastAsia="SimSun" w:hAnsi="Times New Roman" w:cs="Times New Roman"/>
          <w:sz w:val="24"/>
          <w:szCs w:val="24"/>
          <w:lang w:val="hr-HR" w:eastAsia="zh-CN"/>
        </w:rPr>
        <w:t>Kontrole i povrati</w:t>
      </w:r>
    </w:p>
    <w:p w14:paraId="41D30EC5" w14:textId="77777777" w:rsidR="000C775B" w:rsidRPr="00430644" w:rsidRDefault="000C775B" w:rsidP="006770B4">
      <w:pPr>
        <w:pStyle w:val="ListParagraph"/>
        <w:spacing w:after="0" w:line="276" w:lineRule="auto"/>
        <w:ind w:left="0"/>
        <w:jc w:val="both"/>
        <w:rPr>
          <w:rFonts w:ascii="Times New Roman" w:hAnsi="Times New Roman" w:cs="Times New Roman"/>
          <w:sz w:val="24"/>
          <w:szCs w:val="24"/>
        </w:rPr>
      </w:pPr>
    </w:p>
    <w:p w14:paraId="58EA7075" w14:textId="77777777" w:rsidR="000C775B" w:rsidRPr="00430644" w:rsidRDefault="000C775B" w:rsidP="006770B4">
      <w:pPr>
        <w:pStyle w:val="ListParagraph"/>
        <w:spacing w:after="0" w:line="276" w:lineRule="auto"/>
        <w:ind w:left="0"/>
        <w:jc w:val="both"/>
        <w:rPr>
          <w:rFonts w:ascii="Times New Roman" w:hAnsi="Times New Roman" w:cs="Times New Roman"/>
          <w:sz w:val="24"/>
          <w:szCs w:val="24"/>
        </w:rPr>
      </w:pPr>
      <w:r w:rsidRPr="00430644">
        <w:rPr>
          <w:rFonts w:ascii="Times New Roman" w:hAnsi="Times New Roman" w:cs="Times New Roman"/>
          <w:sz w:val="24"/>
          <w:szCs w:val="24"/>
        </w:rPr>
        <w:t xml:space="preserve">Navedeni uvjeti o financiranju neekonomskih djelatnosti istraživačkih organizacija podložni su kontroli. Kontrola podrazumijeva pregled Izvješća o korištenju kapaciteta u razdoblju nakon završetka provedbe projekta do isteka roka za amortizaciju nabavljene opreme i financijskih izvještaja iz kojih je vidljivo da su financiranje, troškovi i prihodi ekonomskih i neekonomskih djelatnosti odvojeni (ukoliko je primjenjivo). Obrazac Izvješća o korištenju kapaciteta dostavlja se naknadno. </w:t>
      </w:r>
    </w:p>
    <w:p w14:paraId="34E930FD" w14:textId="77777777" w:rsidR="000C775B" w:rsidRPr="00430644" w:rsidRDefault="000C775B" w:rsidP="006770B4">
      <w:pPr>
        <w:spacing w:after="0" w:line="276" w:lineRule="auto"/>
        <w:jc w:val="both"/>
        <w:rPr>
          <w:rFonts w:ascii="Times New Roman" w:hAnsi="Times New Roman" w:cs="Times New Roman"/>
          <w:sz w:val="24"/>
          <w:szCs w:val="24"/>
          <w:u w:val="single"/>
        </w:rPr>
      </w:pPr>
    </w:p>
    <w:p w14:paraId="710936BE" w14:textId="13DF45D3" w:rsidR="000C775B" w:rsidRPr="00430644" w:rsidRDefault="000C775B" w:rsidP="006770B4">
      <w:pPr>
        <w:spacing w:after="0" w:line="276" w:lineRule="auto"/>
        <w:jc w:val="both"/>
        <w:rPr>
          <w:rFonts w:ascii="Times New Roman" w:hAnsi="Times New Roman" w:cs="Times New Roman"/>
          <w:sz w:val="24"/>
          <w:szCs w:val="24"/>
          <w:u w:val="single"/>
        </w:rPr>
      </w:pPr>
      <w:r w:rsidRPr="00430644">
        <w:rPr>
          <w:rFonts w:ascii="Times New Roman" w:hAnsi="Times New Roman" w:cs="Times New Roman"/>
          <w:sz w:val="24"/>
          <w:szCs w:val="24"/>
          <w:u w:val="single"/>
        </w:rPr>
        <w:t>Istraživačk</w:t>
      </w:r>
      <w:r w:rsidR="00C82F07">
        <w:rPr>
          <w:rFonts w:ascii="Times New Roman" w:hAnsi="Times New Roman" w:cs="Times New Roman"/>
          <w:sz w:val="24"/>
          <w:szCs w:val="24"/>
          <w:u w:val="single"/>
        </w:rPr>
        <w:t>a</w:t>
      </w:r>
      <w:r w:rsidRPr="00430644">
        <w:rPr>
          <w:rFonts w:ascii="Times New Roman" w:hAnsi="Times New Roman" w:cs="Times New Roman"/>
          <w:sz w:val="24"/>
          <w:szCs w:val="24"/>
          <w:u w:val="single"/>
        </w:rPr>
        <w:t xml:space="preserve"> organizacij</w:t>
      </w:r>
      <w:r w:rsidR="00C82F07">
        <w:rPr>
          <w:rFonts w:ascii="Times New Roman" w:hAnsi="Times New Roman" w:cs="Times New Roman"/>
          <w:sz w:val="24"/>
          <w:szCs w:val="24"/>
          <w:u w:val="single"/>
        </w:rPr>
        <w:t>a</w:t>
      </w:r>
      <w:r w:rsidR="00A85FE8">
        <w:rPr>
          <w:rFonts w:ascii="Times New Roman" w:hAnsi="Times New Roman" w:cs="Times New Roman"/>
          <w:sz w:val="24"/>
          <w:szCs w:val="24"/>
          <w:u w:val="single"/>
        </w:rPr>
        <w:t xml:space="preserve"> mora u Obrascu </w:t>
      </w:r>
      <w:r w:rsidR="002D3465">
        <w:rPr>
          <w:rFonts w:ascii="Times New Roman" w:hAnsi="Times New Roman" w:cs="Times New Roman"/>
          <w:sz w:val="24"/>
          <w:szCs w:val="24"/>
          <w:u w:val="single"/>
        </w:rPr>
        <w:t>6</w:t>
      </w:r>
      <w:r w:rsidRPr="00430644">
        <w:rPr>
          <w:rFonts w:ascii="Times New Roman" w:hAnsi="Times New Roman" w:cs="Times New Roman"/>
          <w:sz w:val="24"/>
          <w:szCs w:val="24"/>
          <w:u w:val="single"/>
        </w:rPr>
        <w:t xml:space="preserve">. Metodologija mjerenja kapaciteta predmetnog subjekta definirati predmetni/e subjekt/e, navesti metodologiju mjerenja kapaciteta i planirani rok za amortizaciju. </w:t>
      </w:r>
    </w:p>
    <w:p w14:paraId="09861941" w14:textId="77777777" w:rsidR="000C775B" w:rsidRPr="00430644" w:rsidRDefault="000C775B" w:rsidP="006770B4">
      <w:pPr>
        <w:spacing w:after="0" w:line="276" w:lineRule="auto"/>
        <w:jc w:val="both"/>
        <w:rPr>
          <w:rFonts w:ascii="Times New Roman" w:hAnsi="Times New Roman" w:cs="Times New Roman"/>
          <w:sz w:val="24"/>
          <w:szCs w:val="24"/>
          <w:u w:val="single"/>
        </w:rPr>
      </w:pPr>
    </w:p>
    <w:p w14:paraId="78837A66" w14:textId="65CAA7C6" w:rsidR="000C775B" w:rsidRPr="00430644" w:rsidRDefault="000C775B" w:rsidP="006770B4">
      <w:pPr>
        <w:spacing w:after="0" w:line="276" w:lineRule="auto"/>
        <w:jc w:val="both"/>
        <w:rPr>
          <w:rFonts w:ascii="Times New Roman" w:hAnsi="Times New Roman" w:cs="Times New Roman"/>
          <w:sz w:val="24"/>
          <w:szCs w:val="24"/>
        </w:rPr>
      </w:pPr>
      <w:r w:rsidRPr="00430644">
        <w:rPr>
          <w:rFonts w:ascii="Times New Roman" w:hAnsi="Times New Roman" w:cs="Times New Roman"/>
          <w:sz w:val="24"/>
          <w:szCs w:val="24"/>
        </w:rPr>
        <w:t>Istraživačka organizacija će u godišnjem Izvješću morati navesti koliko je radnih sati predmetnog subjekta opremljenog u okviru projekta (npr. laboratorija, centra, ustrojstvene jedinice) u vidu korištenja znanstveno-</w:t>
      </w:r>
      <w:r w:rsidR="00C82F07">
        <w:rPr>
          <w:rFonts w:ascii="Times New Roman" w:hAnsi="Times New Roman" w:cs="Times New Roman"/>
          <w:sz w:val="24"/>
          <w:szCs w:val="24"/>
        </w:rPr>
        <w:t>tehnološke</w:t>
      </w:r>
      <w:r w:rsidRPr="00430644">
        <w:rPr>
          <w:rFonts w:ascii="Times New Roman" w:hAnsi="Times New Roman" w:cs="Times New Roman"/>
          <w:sz w:val="24"/>
          <w:szCs w:val="24"/>
        </w:rPr>
        <w:t xml:space="preserve"> opreme, utrošeno na neekonomske i pomoćne ekonomske djelatnosti. Uz Izvješće korisnik će morati dostaviti interni očevidnik korištenja kapaciteta predmetnog subjekta.</w:t>
      </w:r>
      <w:r w:rsidRPr="00430644">
        <w:rPr>
          <w:rFonts w:ascii="Times New Roman" w:hAnsi="Times New Roman" w:cs="Times New Roman"/>
          <w:sz w:val="24"/>
          <w:szCs w:val="24"/>
          <w:lang w:bidi="hr-HR"/>
        </w:rPr>
        <w:t xml:space="preserve"> </w:t>
      </w:r>
      <w:r w:rsidRPr="00430644">
        <w:rPr>
          <w:rFonts w:ascii="Times New Roman" w:hAnsi="Times New Roman" w:cs="Times New Roman"/>
          <w:sz w:val="24"/>
          <w:szCs w:val="24"/>
        </w:rPr>
        <w:t xml:space="preserve">Izvještajno razdoblje počinje teći danom kad završi provedba projekta i traje do isteka roka za amortizaciju novonabavljene opreme. Amortizacijski rok traje dok se ne otpiše i zadnji komad novonabavljene opreme. Izvješće se dostavlja jednom godišnje nakon završetka provedbe projekta. </w:t>
      </w:r>
    </w:p>
    <w:p w14:paraId="52FC1FC2" w14:textId="37683FBF" w:rsidR="00F31703" w:rsidRDefault="00F31703" w:rsidP="006770B4">
      <w:pPr>
        <w:pStyle w:val="ListParagraph"/>
        <w:spacing w:before="120" w:after="0" w:line="276" w:lineRule="auto"/>
        <w:ind w:left="0"/>
        <w:jc w:val="both"/>
        <w:rPr>
          <w:rFonts w:ascii="Times New Roman" w:hAnsi="Times New Roman" w:cs="Times New Roman"/>
          <w:sz w:val="24"/>
          <w:szCs w:val="24"/>
        </w:rPr>
      </w:pPr>
    </w:p>
    <w:p w14:paraId="4CBC815D" w14:textId="77777777" w:rsidR="00D67223" w:rsidRDefault="00D67223" w:rsidP="006770B4">
      <w:pPr>
        <w:pStyle w:val="ListParagraph"/>
        <w:spacing w:before="120" w:after="0" w:line="276" w:lineRule="auto"/>
        <w:ind w:left="0"/>
        <w:jc w:val="both"/>
        <w:rPr>
          <w:rFonts w:ascii="Times New Roman" w:hAnsi="Times New Roman" w:cs="Times New Roman"/>
          <w:sz w:val="24"/>
          <w:szCs w:val="24"/>
        </w:rPr>
      </w:pPr>
    </w:p>
    <w:p w14:paraId="5A584923" w14:textId="3120A73C" w:rsidR="000C775B" w:rsidRPr="00430644" w:rsidRDefault="000C775B" w:rsidP="006770B4">
      <w:pPr>
        <w:pStyle w:val="ListParagraph"/>
        <w:spacing w:before="120" w:after="0" w:line="276" w:lineRule="auto"/>
        <w:ind w:left="0"/>
        <w:jc w:val="both"/>
        <w:rPr>
          <w:rFonts w:ascii="Times New Roman" w:hAnsi="Times New Roman" w:cs="Times New Roman"/>
          <w:sz w:val="24"/>
          <w:szCs w:val="24"/>
        </w:rPr>
      </w:pPr>
      <w:r w:rsidRPr="00430644">
        <w:rPr>
          <w:rFonts w:ascii="Times New Roman" w:hAnsi="Times New Roman" w:cs="Times New Roman"/>
          <w:sz w:val="24"/>
          <w:szCs w:val="24"/>
        </w:rPr>
        <w:lastRenderedPageBreak/>
        <w:t>Ukoliko dođe do toga da korisnik više od 20% kapaciteta predmetnog subjekta godišnje iskoristi za ekonomske aktivnosti, mora doći do povrata dijela sredstava</w:t>
      </w:r>
      <w:r w:rsidRPr="00430644">
        <w:rPr>
          <w:rFonts w:ascii="Times New Roman" w:hAnsi="Times New Roman" w:cs="Times New Roman"/>
          <w:i/>
          <w:sz w:val="24"/>
          <w:szCs w:val="24"/>
          <w:lang w:bidi="hr-HR"/>
        </w:rPr>
        <w:t xml:space="preserve"> </w:t>
      </w:r>
      <w:r w:rsidRPr="00430644">
        <w:rPr>
          <w:rFonts w:ascii="Times New Roman" w:hAnsi="Times New Roman" w:cs="Times New Roman"/>
          <w:sz w:val="24"/>
          <w:szCs w:val="24"/>
          <w:lang w:bidi="hr-HR"/>
        </w:rPr>
        <w:t>u iznosu koji je sukladan omjeru tih ekonomskih aktivnosti</w:t>
      </w:r>
      <w:r w:rsidRPr="00430644">
        <w:rPr>
          <w:rFonts w:ascii="Times New Roman" w:hAnsi="Times New Roman" w:cs="Times New Roman"/>
          <w:sz w:val="24"/>
          <w:szCs w:val="24"/>
        </w:rPr>
        <w:t xml:space="preserve">. </w:t>
      </w:r>
    </w:p>
    <w:p w14:paraId="07FAB22A" w14:textId="77777777" w:rsidR="000C775B" w:rsidRPr="00430644" w:rsidRDefault="000C775B" w:rsidP="006770B4">
      <w:pPr>
        <w:pStyle w:val="ListParagraph"/>
        <w:spacing w:after="0" w:line="276" w:lineRule="auto"/>
        <w:ind w:left="0"/>
        <w:jc w:val="both"/>
        <w:rPr>
          <w:rFonts w:ascii="Times New Roman" w:hAnsi="Times New Roman" w:cs="Times New Roman"/>
          <w:sz w:val="24"/>
          <w:szCs w:val="24"/>
        </w:rPr>
      </w:pPr>
    </w:p>
    <w:p w14:paraId="37919EB2" w14:textId="77777777" w:rsidR="000C775B" w:rsidRPr="00430644" w:rsidRDefault="000C775B" w:rsidP="006770B4">
      <w:pPr>
        <w:spacing w:after="120" w:line="276" w:lineRule="auto"/>
        <w:jc w:val="both"/>
        <w:rPr>
          <w:rFonts w:ascii="Times New Roman" w:hAnsi="Times New Roman" w:cs="Times New Roman"/>
          <w:sz w:val="24"/>
          <w:szCs w:val="24"/>
        </w:rPr>
      </w:pPr>
      <w:r w:rsidRPr="00430644">
        <w:rPr>
          <w:rFonts w:ascii="Times New Roman" w:hAnsi="Times New Roman" w:cs="Times New Roman"/>
          <w:sz w:val="24"/>
          <w:szCs w:val="24"/>
        </w:rPr>
        <w:t>Primjer izračuna iznosa za povrat sredstava je sljedeći:</w:t>
      </w:r>
    </w:p>
    <w:p w14:paraId="6881D74C" w14:textId="77777777" w:rsidR="000C775B" w:rsidRPr="00430644" w:rsidRDefault="000C775B" w:rsidP="006770B4">
      <w:pPr>
        <w:pStyle w:val="ListParagraph"/>
        <w:spacing w:after="0" w:line="276" w:lineRule="auto"/>
        <w:jc w:val="both"/>
        <w:rPr>
          <w:rFonts w:ascii="Times New Roman" w:hAnsi="Times New Roman" w:cs="Times New Roman"/>
          <w:i/>
          <w:sz w:val="24"/>
          <w:szCs w:val="24"/>
          <w:lang w:bidi="hr-HR"/>
        </w:rPr>
      </w:pPr>
      <w:r w:rsidRPr="00430644">
        <w:rPr>
          <w:rFonts w:ascii="Times New Roman" w:hAnsi="Times New Roman" w:cs="Times New Roman"/>
          <w:i/>
          <w:sz w:val="24"/>
          <w:szCs w:val="24"/>
          <w:lang w:bidi="hr-HR"/>
        </w:rPr>
        <w:t>Ukoliko je korisnik nabavio opremu u vrijednosti 32.000,00 eura, a amortizacijski period nabavljene opreme traje 8 godina (npr. metoda linearne amortizacije), znači da je iznos amortizacije za svaku godinu 4.000,00 eura. Ako u nekoj od 8 godina predmetni subjekt ima 25% ekonomskih aktivnosti, mora vratiti 25% od 4.000,00 eura, jer se svih 25% smatra ekonomskom aktivnošću koja nije dopuštena, bez obzira na odredbu o 20% pomoćnih ekonomskih djelatnosti.</w:t>
      </w:r>
    </w:p>
    <w:p w14:paraId="60DA6C1A" w14:textId="212FB013" w:rsidR="000C775B" w:rsidRPr="00430644" w:rsidRDefault="000C775B" w:rsidP="006770B4">
      <w:pPr>
        <w:pStyle w:val="ListParagraph"/>
        <w:spacing w:after="0" w:line="276" w:lineRule="auto"/>
        <w:ind w:left="0"/>
        <w:jc w:val="both"/>
        <w:rPr>
          <w:rFonts w:ascii="Times New Roman" w:hAnsi="Times New Roman" w:cs="Times New Roman"/>
          <w:sz w:val="24"/>
          <w:szCs w:val="24"/>
          <w:u w:val="single"/>
          <w:lang w:bidi="hr-HR"/>
        </w:rPr>
      </w:pPr>
    </w:p>
    <w:p w14:paraId="3671F8BD" w14:textId="77777777" w:rsidR="000C775B" w:rsidRPr="00430644" w:rsidRDefault="000C775B" w:rsidP="006770B4">
      <w:pPr>
        <w:pStyle w:val="ListParagraph"/>
        <w:spacing w:after="0" w:line="276" w:lineRule="auto"/>
        <w:ind w:left="0"/>
        <w:jc w:val="both"/>
        <w:rPr>
          <w:rFonts w:ascii="Times New Roman" w:hAnsi="Times New Roman" w:cs="Times New Roman"/>
          <w:sz w:val="24"/>
          <w:szCs w:val="24"/>
          <w:u w:val="single"/>
          <w:lang w:bidi="hr-HR"/>
        </w:rPr>
      </w:pPr>
      <w:r w:rsidRPr="00430644">
        <w:rPr>
          <w:rFonts w:ascii="Times New Roman" w:hAnsi="Times New Roman" w:cs="Times New Roman"/>
          <w:sz w:val="24"/>
          <w:szCs w:val="24"/>
          <w:u w:val="single"/>
          <w:lang w:bidi="hr-HR"/>
        </w:rPr>
        <w:t>Financijski izvještaji</w:t>
      </w:r>
    </w:p>
    <w:p w14:paraId="4D603597" w14:textId="77777777" w:rsidR="000C775B" w:rsidRPr="00430644" w:rsidRDefault="000C775B" w:rsidP="006770B4">
      <w:pPr>
        <w:pStyle w:val="ListParagraph"/>
        <w:spacing w:after="0" w:line="276" w:lineRule="auto"/>
        <w:ind w:left="0"/>
        <w:jc w:val="both"/>
        <w:rPr>
          <w:rFonts w:ascii="Times New Roman" w:hAnsi="Times New Roman" w:cs="Times New Roman"/>
          <w:sz w:val="24"/>
          <w:szCs w:val="24"/>
          <w:u w:val="single"/>
          <w:lang w:bidi="hr-HR"/>
        </w:rPr>
      </w:pPr>
    </w:p>
    <w:p w14:paraId="7EF4ADE7" w14:textId="5F478B0B" w:rsidR="000C775B" w:rsidRPr="00430644" w:rsidRDefault="000C775B" w:rsidP="006770B4">
      <w:pPr>
        <w:pStyle w:val="ListParagraph"/>
        <w:spacing w:after="0" w:line="276" w:lineRule="auto"/>
        <w:ind w:left="0"/>
        <w:jc w:val="both"/>
        <w:rPr>
          <w:rFonts w:ascii="Times New Roman" w:hAnsi="Times New Roman" w:cs="Times New Roman"/>
          <w:sz w:val="24"/>
          <w:szCs w:val="24"/>
        </w:rPr>
      </w:pPr>
      <w:r w:rsidRPr="00430644">
        <w:rPr>
          <w:rFonts w:ascii="Times New Roman" w:hAnsi="Times New Roman" w:cs="Times New Roman"/>
          <w:sz w:val="24"/>
          <w:szCs w:val="24"/>
          <w:lang w:bidi="hr-HR"/>
        </w:rPr>
        <w:t xml:space="preserve">Ukoliko je primjenjivo, odnosno ako istraživačka organizacija </w:t>
      </w:r>
      <w:r w:rsidRPr="00430644">
        <w:rPr>
          <w:rFonts w:ascii="Times New Roman" w:hAnsi="Times New Roman" w:cs="Times New Roman"/>
          <w:sz w:val="24"/>
          <w:szCs w:val="24"/>
        </w:rPr>
        <w:t>provodi ili počne provoditi i ekonomsku djelatnost, mora dostavljati financijske izvještaje</w:t>
      </w:r>
      <w:r w:rsidR="00F31703">
        <w:rPr>
          <w:rFonts w:ascii="Times New Roman" w:hAnsi="Times New Roman" w:cs="Times New Roman"/>
          <w:sz w:val="24"/>
          <w:szCs w:val="24"/>
        </w:rPr>
        <w:t xml:space="preserve"> iz kojih je vidljivo odvajanje</w:t>
      </w:r>
      <w:r w:rsidRPr="00430644">
        <w:rPr>
          <w:rFonts w:ascii="Times New Roman" w:hAnsi="Times New Roman" w:cs="Times New Roman"/>
          <w:sz w:val="24"/>
          <w:szCs w:val="24"/>
        </w:rPr>
        <w:t xml:space="preserve"> ekonomskih i neekonomskih djelatnosti (raspodjela troškova, izvora financijskih sredstava i prihoda). Financijski izvještaji dostavljaju se uz Izvješća o korištenju kapaciteta i u istom roku. </w:t>
      </w:r>
    </w:p>
    <w:p w14:paraId="0BC08523" w14:textId="77777777" w:rsidR="000C775B" w:rsidRPr="00430644" w:rsidRDefault="000C775B" w:rsidP="006770B4">
      <w:pPr>
        <w:pStyle w:val="ListParagraph"/>
        <w:spacing w:after="0" w:line="276" w:lineRule="auto"/>
        <w:ind w:left="0"/>
        <w:jc w:val="both"/>
        <w:rPr>
          <w:rFonts w:ascii="Times New Roman" w:hAnsi="Times New Roman" w:cs="Times New Roman"/>
          <w:sz w:val="24"/>
          <w:szCs w:val="24"/>
        </w:rPr>
      </w:pPr>
    </w:p>
    <w:p w14:paraId="73C039E6" w14:textId="5861E7B8" w:rsidR="000C775B" w:rsidRPr="00430644" w:rsidRDefault="000C775B" w:rsidP="006770B4">
      <w:pPr>
        <w:tabs>
          <w:tab w:val="left" w:pos="0"/>
        </w:tabs>
        <w:spacing w:after="0" w:line="276" w:lineRule="auto"/>
        <w:jc w:val="both"/>
        <w:rPr>
          <w:rFonts w:ascii="Times New Roman" w:hAnsi="Times New Roman" w:cs="Times New Roman"/>
          <w:sz w:val="24"/>
          <w:szCs w:val="24"/>
          <w:lang w:bidi="hr-HR"/>
        </w:rPr>
      </w:pPr>
      <w:r w:rsidRPr="00430644">
        <w:rPr>
          <w:rFonts w:ascii="Times New Roman" w:hAnsi="Times New Roman" w:cs="Times New Roman"/>
          <w:sz w:val="24"/>
          <w:szCs w:val="24"/>
          <w:lang w:bidi="hr-HR"/>
        </w:rPr>
        <w:t>Uz poštivanje svih pravila o državnim potporama navedenim u ovim Smjernicama, a vezano za ista,</w:t>
      </w:r>
      <w:r w:rsidR="00004C61">
        <w:rPr>
          <w:rFonts w:ascii="Times New Roman" w:hAnsi="Times New Roman" w:cs="Times New Roman"/>
          <w:sz w:val="24"/>
          <w:szCs w:val="24"/>
          <w:lang w:bidi="hr-HR"/>
        </w:rPr>
        <w:t xml:space="preserve"> u formalnom smislu istraživačka organizacija mora</w:t>
      </w:r>
      <w:r w:rsidRPr="00430644">
        <w:rPr>
          <w:rFonts w:ascii="Times New Roman" w:hAnsi="Times New Roman" w:cs="Times New Roman"/>
          <w:sz w:val="24"/>
          <w:szCs w:val="24"/>
          <w:lang w:bidi="hr-HR"/>
        </w:rPr>
        <w:t>:</w:t>
      </w:r>
    </w:p>
    <w:p w14:paraId="307A1083" w14:textId="77777777" w:rsidR="000C775B" w:rsidRPr="00430644" w:rsidRDefault="000C775B" w:rsidP="006770B4">
      <w:pPr>
        <w:tabs>
          <w:tab w:val="left" w:pos="0"/>
        </w:tabs>
        <w:spacing w:after="0" w:line="276" w:lineRule="auto"/>
        <w:jc w:val="both"/>
        <w:rPr>
          <w:rFonts w:ascii="Times New Roman" w:hAnsi="Times New Roman" w:cs="Times New Roman"/>
          <w:sz w:val="24"/>
          <w:szCs w:val="24"/>
          <w:lang w:bidi="hr-HR"/>
        </w:rPr>
      </w:pPr>
    </w:p>
    <w:p w14:paraId="55D8310E" w14:textId="02512F14" w:rsidR="000C775B" w:rsidRPr="00430644" w:rsidRDefault="000C775B" w:rsidP="006770B4">
      <w:pPr>
        <w:pStyle w:val="ListParagraph"/>
        <w:numPr>
          <w:ilvl w:val="0"/>
          <w:numId w:val="17"/>
        </w:numPr>
        <w:spacing w:after="0" w:line="276" w:lineRule="auto"/>
        <w:jc w:val="both"/>
        <w:rPr>
          <w:rFonts w:ascii="Times New Roman" w:hAnsi="Times New Roman" w:cs="Times New Roman"/>
          <w:sz w:val="24"/>
          <w:szCs w:val="24"/>
          <w:lang w:bidi="hr-HR"/>
        </w:rPr>
      </w:pPr>
      <w:r w:rsidRPr="00430644">
        <w:rPr>
          <w:rFonts w:ascii="Times New Roman" w:hAnsi="Times New Roman" w:cs="Times New Roman"/>
          <w:sz w:val="24"/>
          <w:szCs w:val="24"/>
          <w:lang w:bidi="hr-HR"/>
        </w:rPr>
        <w:t>u Izjavi prijavitelja (Obrazac 2.) navesti da sredstva dodijeljena temeljem ovog Poziva neće biti kor</w:t>
      </w:r>
      <w:r w:rsidR="00BE351C">
        <w:rPr>
          <w:rFonts w:ascii="Times New Roman" w:hAnsi="Times New Roman" w:cs="Times New Roman"/>
          <w:sz w:val="24"/>
          <w:szCs w:val="24"/>
          <w:lang w:bidi="hr-HR"/>
        </w:rPr>
        <w:t>ištena za ekonomske djelatnosti</w:t>
      </w:r>
      <w:r w:rsidRPr="00430644">
        <w:rPr>
          <w:rFonts w:ascii="Times New Roman" w:hAnsi="Times New Roman" w:cs="Times New Roman"/>
          <w:sz w:val="24"/>
          <w:szCs w:val="24"/>
          <w:lang w:bidi="hr-HR"/>
        </w:rPr>
        <w:t xml:space="preserve"> </w:t>
      </w:r>
    </w:p>
    <w:p w14:paraId="61DEBA27" w14:textId="50CBFCFF" w:rsidR="000C775B" w:rsidRPr="00430644" w:rsidRDefault="000C775B" w:rsidP="006770B4">
      <w:pPr>
        <w:pStyle w:val="ListParagraph"/>
        <w:numPr>
          <w:ilvl w:val="0"/>
          <w:numId w:val="17"/>
        </w:numPr>
        <w:spacing w:after="0" w:line="276" w:lineRule="auto"/>
        <w:jc w:val="both"/>
        <w:rPr>
          <w:rFonts w:ascii="Times New Roman" w:hAnsi="Times New Roman" w:cs="Times New Roman"/>
          <w:sz w:val="24"/>
          <w:szCs w:val="24"/>
          <w:lang w:bidi="hr-HR"/>
        </w:rPr>
      </w:pPr>
      <w:r w:rsidRPr="00430644">
        <w:rPr>
          <w:rFonts w:ascii="Times New Roman" w:hAnsi="Times New Roman" w:cs="Times New Roman"/>
          <w:sz w:val="24"/>
          <w:szCs w:val="24"/>
          <w:lang w:bidi="hr-HR"/>
        </w:rPr>
        <w:t>u Izjavi prijavitelja (Obrazac 2.) navesti da će odvojeno voditi ekonomske i neekonomske djel</w:t>
      </w:r>
      <w:r w:rsidR="00BE351C">
        <w:rPr>
          <w:rFonts w:ascii="Times New Roman" w:hAnsi="Times New Roman" w:cs="Times New Roman"/>
          <w:sz w:val="24"/>
          <w:szCs w:val="24"/>
          <w:lang w:bidi="hr-HR"/>
        </w:rPr>
        <w:t>atnosti, ukoliko je primjenjivo</w:t>
      </w:r>
    </w:p>
    <w:p w14:paraId="389862BA" w14:textId="38582AC6" w:rsidR="000C775B" w:rsidRPr="00430644" w:rsidRDefault="000C775B" w:rsidP="006770B4">
      <w:pPr>
        <w:pStyle w:val="ListParagraph"/>
        <w:numPr>
          <w:ilvl w:val="0"/>
          <w:numId w:val="17"/>
        </w:numPr>
        <w:spacing w:after="0" w:line="276" w:lineRule="auto"/>
        <w:jc w:val="both"/>
        <w:rPr>
          <w:rFonts w:ascii="Times New Roman" w:hAnsi="Times New Roman" w:cs="Times New Roman"/>
          <w:sz w:val="24"/>
          <w:szCs w:val="24"/>
          <w:lang w:bidi="hr-HR"/>
        </w:rPr>
      </w:pPr>
      <w:r w:rsidRPr="00430644">
        <w:rPr>
          <w:rFonts w:ascii="Times New Roman" w:hAnsi="Times New Roman" w:cs="Times New Roman"/>
          <w:sz w:val="24"/>
          <w:szCs w:val="24"/>
          <w:lang w:bidi="hr-HR"/>
        </w:rPr>
        <w:t>nakon provedbe projekta, a do isteka roka za amortizaciju</w:t>
      </w:r>
      <w:r w:rsidR="00BE351C">
        <w:rPr>
          <w:rFonts w:ascii="Times New Roman" w:hAnsi="Times New Roman" w:cs="Times New Roman"/>
          <w:sz w:val="24"/>
          <w:szCs w:val="24"/>
          <w:lang w:bidi="hr-HR"/>
        </w:rPr>
        <w:t>,</w:t>
      </w:r>
      <w:r w:rsidRPr="00430644">
        <w:rPr>
          <w:rFonts w:ascii="Times New Roman" w:hAnsi="Times New Roman" w:cs="Times New Roman"/>
          <w:sz w:val="24"/>
          <w:szCs w:val="24"/>
          <w:lang w:bidi="hr-HR"/>
        </w:rPr>
        <w:t xml:space="preserve"> dostavljati financijske izvještaje iz kojih je vidljivo odvojeno financiranje, troškovi i prihodi ekonomskih i neekonomskih djel</w:t>
      </w:r>
      <w:r w:rsidR="00BE351C">
        <w:rPr>
          <w:rFonts w:ascii="Times New Roman" w:hAnsi="Times New Roman" w:cs="Times New Roman"/>
          <w:sz w:val="24"/>
          <w:szCs w:val="24"/>
          <w:lang w:bidi="hr-HR"/>
        </w:rPr>
        <w:t>atnosti, ukoliko je primjenjivo</w:t>
      </w:r>
    </w:p>
    <w:p w14:paraId="49105D60" w14:textId="0142FCF2" w:rsidR="000C775B" w:rsidRPr="00430644" w:rsidRDefault="000C775B" w:rsidP="006770B4">
      <w:pPr>
        <w:pStyle w:val="ListParagraph"/>
        <w:numPr>
          <w:ilvl w:val="0"/>
          <w:numId w:val="17"/>
        </w:numPr>
        <w:spacing w:after="0" w:line="276" w:lineRule="auto"/>
        <w:jc w:val="both"/>
        <w:rPr>
          <w:rFonts w:ascii="Times New Roman" w:hAnsi="Times New Roman" w:cs="Times New Roman"/>
          <w:sz w:val="24"/>
          <w:szCs w:val="24"/>
        </w:rPr>
      </w:pPr>
      <w:r w:rsidRPr="00430644">
        <w:rPr>
          <w:rFonts w:ascii="Times New Roman" w:hAnsi="Times New Roman" w:cs="Times New Roman"/>
          <w:sz w:val="24"/>
          <w:szCs w:val="24"/>
          <w:lang w:bidi="hr-HR"/>
        </w:rPr>
        <w:t>nakon provedbe projekta, a do isteka roka za amortizaciju</w:t>
      </w:r>
      <w:r w:rsidR="00BE351C">
        <w:rPr>
          <w:rFonts w:ascii="Times New Roman" w:hAnsi="Times New Roman" w:cs="Times New Roman"/>
          <w:sz w:val="24"/>
          <w:szCs w:val="24"/>
          <w:lang w:bidi="hr-HR"/>
        </w:rPr>
        <w:t>,</w:t>
      </w:r>
      <w:r w:rsidRPr="00430644">
        <w:rPr>
          <w:rFonts w:ascii="Times New Roman" w:hAnsi="Times New Roman" w:cs="Times New Roman"/>
          <w:sz w:val="24"/>
          <w:szCs w:val="24"/>
          <w:lang w:bidi="hr-HR"/>
        </w:rPr>
        <w:t xml:space="preserve"> dostavljati Izvješća o korištenju kapaciteta.</w:t>
      </w:r>
      <w:r w:rsidRPr="00430644" w:rsidDel="00B570C7">
        <w:rPr>
          <w:rFonts w:ascii="Times New Roman" w:hAnsi="Times New Roman" w:cs="Times New Roman"/>
          <w:sz w:val="24"/>
          <w:szCs w:val="24"/>
          <w:lang w:bidi="hr-HR"/>
        </w:rPr>
        <w:t xml:space="preserve"> </w:t>
      </w:r>
    </w:p>
    <w:p w14:paraId="07E9B1A8" w14:textId="77777777" w:rsidR="000C775B" w:rsidRPr="000C775B" w:rsidRDefault="000C775B" w:rsidP="00BC33DC">
      <w:pPr>
        <w:spacing w:after="0" w:line="240" w:lineRule="auto"/>
        <w:jc w:val="center"/>
        <w:rPr>
          <w:rFonts w:ascii="Times New Roman" w:hAnsi="Times New Roman" w:cs="Times New Roman"/>
          <w:b/>
          <w:color w:val="0070C0"/>
          <w:sz w:val="24"/>
          <w:szCs w:val="24"/>
        </w:rPr>
      </w:pPr>
    </w:p>
    <w:sectPr w:rsidR="000C775B" w:rsidRPr="000C775B" w:rsidSect="004D51FE">
      <w:headerReference w:type="default" r:id="rId11"/>
      <w:footerReference w:type="default" r:id="rId12"/>
      <w:pgSz w:w="12240" w:h="15840"/>
      <w:pgMar w:top="1440" w:right="1440" w:bottom="1440" w:left="1440" w:header="85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4CCB24" w16cex:dateUtc="2022-12-20T23:00:00Z"/>
  <w16cex:commentExtensible w16cex:durableId="274D9B4B" w16cex:dateUtc="2022-12-21T1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527B60" w16cid:durableId="274CCB24"/>
  <w16cid:commentId w16cid:paraId="4C2DB61A" w16cid:durableId="274D9B4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7D0B49" w14:textId="77777777" w:rsidR="0061392F" w:rsidRDefault="0061392F" w:rsidP="00D1278B">
      <w:pPr>
        <w:spacing w:after="0" w:line="240" w:lineRule="auto"/>
      </w:pPr>
      <w:r>
        <w:separator/>
      </w:r>
    </w:p>
  </w:endnote>
  <w:endnote w:type="continuationSeparator" w:id="0">
    <w:p w14:paraId="36B13877" w14:textId="77777777" w:rsidR="0061392F" w:rsidRDefault="0061392F" w:rsidP="00D12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orbel">
    <w:panose1 w:val="020B0503020204020204"/>
    <w:charset w:val="EE"/>
    <w:family w:val="swiss"/>
    <w:pitch w:val="variable"/>
    <w:sig w:usb0="A00002EF" w:usb1="4000A44B" w:usb2="00000000" w:usb3="00000000" w:csb0="0000019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Segoe UI">
    <w:panose1 w:val="020B0502040204020203"/>
    <w:charset w:val="EE"/>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8741867"/>
      <w:docPartObj>
        <w:docPartGallery w:val="Page Numbers (Bottom of Page)"/>
        <w:docPartUnique/>
      </w:docPartObj>
    </w:sdtPr>
    <w:sdtEndPr/>
    <w:sdtContent>
      <w:sdt>
        <w:sdtPr>
          <w:id w:val="1728636285"/>
          <w:docPartObj>
            <w:docPartGallery w:val="Page Numbers (Top of Page)"/>
            <w:docPartUnique/>
          </w:docPartObj>
        </w:sdtPr>
        <w:sdtEndPr/>
        <w:sdtContent>
          <w:p w14:paraId="1838F8D6" w14:textId="3BF7F7C4" w:rsidR="0061392F" w:rsidRDefault="0061392F">
            <w:pPr>
              <w:pStyle w:val="Footer"/>
              <w:jc w:val="center"/>
            </w:pPr>
            <w:r w:rsidRPr="00BD3AB9">
              <w:rPr>
                <w:rFonts w:ascii="Times New Roman" w:hAnsi="Times New Roman" w:cs="Times New Roman"/>
                <w:sz w:val="18"/>
                <w:szCs w:val="18"/>
              </w:rPr>
              <w:t xml:space="preserve">Stranica </w:t>
            </w:r>
            <w:r w:rsidRPr="00BD3AB9">
              <w:rPr>
                <w:rFonts w:ascii="Times New Roman" w:hAnsi="Times New Roman" w:cs="Times New Roman"/>
                <w:bCs/>
                <w:sz w:val="18"/>
                <w:szCs w:val="18"/>
              </w:rPr>
              <w:fldChar w:fldCharType="begin"/>
            </w:r>
            <w:r w:rsidRPr="00BD3AB9">
              <w:rPr>
                <w:rFonts w:ascii="Times New Roman" w:hAnsi="Times New Roman" w:cs="Times New Roman"/>
                <w:bCs/>
                <w:sz w:val="18"/>
                <w:szCs w:val="18"/>
              </w:rPr>
              <w:instrText xml:space="preserve"> PAGE </w:instrText>
            </w:r>
            <w:r w:rsidRPr="00BD3AB9">
              <w:rPr>
                <w:rFonts w:ascii="Times New Roman" w:hAnsi="Times New Roman" w:cs="Times New Roman"/>
                <w:bCs/>
                <w:sz w:val="18"/>
                <w:szCs w:val="18"/>
              </w:rPr>
              <w:fldChar w:fldCharType="separate"/>
            </w:r>
            <w:r w:rsidR="00FF19B0">
              <w:rPr>
                <w:rFonts w:ascii="Times New Roman" w:hAnsi="Times New Roman" w:cs="Times New Roman"/>
                <w:bCs/>
                <w:noProof/>
                <w:sz w:val="18"/>
                <w:szCs w:val="18"/>
              </w:rPr>
              <w:t>5</w:t>
            </w:r>
            <w:r w:rsidRPr="00BD3AB9">
              <w:rPr>
                <w:rFonts w:ascii="Times New Roman" w:hAnsi="Times New Roman" w:cs="Times New Roman"/>
                <w:bCs/>
                <w:sz w:val="18"/>
                <w:szCs w:val="18"/>
              </w:rPr>
              <w:fldChar w:fldCharType="end"/>
            </w:r>
            <w:r w:rsidRPr="00BD3AB9">
              <w:rPr>
                <w:rFonts w:ascii="Times New Roman" w:hAnsi="Times New Roman" w:cs="Times New Roman"/>
                <w:sz w:val="18"/>
                <w:szCs w:val="18"/>
              </w:rPr>
              <w:t xml:space="preserve"> od </w:t>
            </w:r>
            <w:r w:rsidRPr="00BD3AB9">
              <w:rPr>
                <w:rFonts w:ascii="Times New Roman" w:hAnsi="Times New Roman" w:cs="Times New Roman"/>
                <w:bCs/>
                <w:sz w:val="18"/>
                <w:szCs w:val="18"/>
              </w:rPr>
              <w:fldChar w:fldCharType="begin"/>
            </w:r>
            <w:r w:rsidRPr="00BD3AB9">
              <w:rPr>
                <w:rFonts w:ascii="Times New Roman" w:hAnsi="Times New Roman" w:cs="Times New Roman"/>
                <w:bCs/>
                <w:sz w:val="18"/>
                <w:szCs w:val="18"/>
              </w:rPr>
              <w:instrText xml:space="preserve"> NUMPAGES  </w:instrText>
            </w:r>
            <w:r w:rsidRPr="00BD3AB9">
              <w:rPr>
                <w:rFonts w:ascii="Times New Roman" w:hAnsi="Times New Roman" w:cs="Times New Roman"/>
                <w:bCs/>
                <w:sz w:val="18"/>
                <w:szCs w:val="18"/>
              </w:rPr>
              <w:fldChar w:fldCharType="separate"/>
            </w:r>
            <w:r w:rsidR="00FF19B0">
              <w:rPr>
                <w:rFonts w:ascii="Times New Roman" w:hAnsi="Times New Roman" w:cs="Times New Roman"/>
                <w:bCs/>
                <w:noProof/>
                <w:sz w:val="18"/>
                <w:szCs w:val="18"/>
              </w:rPr>
              <w:t>5</w:t>
            </w:r>
            <w:r w:rsidRPr="00BD3AB9">
              <w:rPr>
                <w:rFonts w:ascii="Times New Roman" w:hAnsi="Times New Roman" w:cs="Times New Roman"/>
                <w:bCs/>
                <w:sz w:val="18"/>
                <w:szCs w:val="18"/>
              </w:rPr>
              <w:fldChar w:fldCharType="end"/>
            </w:r>
          </w:p>
        </w:sdtContent>
      </w:sdt>
    </w:sdtContent>
  </w:sdt>
  <w:p w14:paraId="0F4F5C1D" w14:textId="77777777" w:rsidR="0061392F" w:rsidRDefault="006139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D8E1A2" w14:textId="77777777" w:rsidR="0061392F" w:rsidRDefault="0061392F" w:rsidP="00D1278B">
      <w:pPr>
        <w:spacing w:after="0" w:line="240" w:lineRule="auto"/>
      </w:pPr>
      <w:r>
        <w:separator/>
      </w:r>
    </w:p>
  </w:footnote>
  <w:footnote w:type="continuationSeparator" w:id="0">
    <w:p w14:paraId="73BAEA99" w14:textId="77777777" w:rsidR="0061392F" w:rsidRDefault="0061392F" w:rsidP="00D1278B">
      <w:pPr>
        <w:spacing w:after="0" w:line="240" w:lineRule="auto"/>
      </w:pPr>
      <w:r>
        <w:continuationSeparator/>
      </w:r>
    </w:p>
  </w:footnote>
  <w:footnote w:id="1">
    <w:p w14:paraId="76390BC4" w14:textId="77777777" w:rsidR="000C775B" w:rsidRPr="000F133D" w:rsidRDefault="000C775B" w:rsidP="000C775B">
      <w:pPr>
        <w:pStyle w:val="FootnoteText"/>
        <w:jc w:val="both"/>
        <w:rPr>
          <w:rFonts w:ascii="Times New Roman" w:hAnsi="Times New Roman" w:cs="Times New Roman"/>
          <w:sz w:val="16"/>
          <w:szCs w:val="16"/>
        </w:rPr>
      </w:pPr>
      <w:r w:rsidRPr="000F133D">
        <w:rPr>
          <w:rStyle w:val="FootnoteReference"/>
          <w:rFonts w:ascii="Times New Roman" w:hAnsi="Times New Roman"/>
          <w:sz w:val="16"/>
          <w:szCs w:val="16"/>
        </w:rPr>
        <w:footnoteRef/>
      </w:r>
      <w:r w:rsidRPr="000F133D">
        <w:rPr>
          <w:rFonts w:ascii="Times New Roman" w:hAnsi="Times New Roman" w:cs="Times New Roman"/>
          <w:sz w:val="16"/>
          <w:szCs w:val="16"/>
        </w:rPr>
        <w:t xml:space="preserve"> </w:t>
      </w:r>
      <w:hyperlink r:id="rId1" w:history="1">
        <w:r>
          <w:rPr>
            <w:rStyle w:val="Hyperlink"/>
            <w:rFonts w:ascii="Times New Roman" w:hAnsi="Times New Roman" w:cs="Times New Roman"/>
            <w:sz w:val="16"/>
            <w:szCs w:val="16"/>
          </w:rPr>
          <w:t>https://eur-lex.europa.eu/legal-content/HR/TXT/PDF/?uri=CELEX:52022XC1028(03)</w:t>
        </w:r>
      </w:hyperlink>
    </w:p>
  </w:footnote>
  <w:footnote w:id="2">
    <w:p w14:paraId="0585520C" w14:textId="77777777" w:rsidR="000C775B" w:rsidRPr="000F133D" w:rsidRDefault="000C775B" w:rsidP="000C775B">
      <w:pPr>
        <w:pStyle w:val="FootnoteText"/>
        <w:rPr>
          <w:sz w:val="16"/>
          <w:szCs w:val="16"/>
        </w:rPr>
      </w:pPr>
      <w:r w:rsidRPr="000F133D">
        <w:rPr>
          <w:rStyle w:val="FootnoteReference"/>
          <w:sz w:val="16"/>
          <w:szCs w:val="16"/>
        </w:rPr>
        <w:footnoteRef/>
      </w:r>
      <w:r w:rsidRPr="00F137A7">
        <w:rPr>
          <w:sz w:val="16"/>
          <w:szCs w:val="16"/>
        </w:rPr>
        <w:t xml:space="preserve"> </w:t>
      </w:r>
      <w:hyperlink r:id="rId2" w:history="1">
        <w:r w:rsidRPr="00F137A7">
          <w:rPr>
            <w:rStyle w:val="Hyperlink"/>
            <w:rFonts w:ascii="Times New Roman" w:hAnsi="Times New Roman" w:cs="Times New Roman"/>
            <w:sz w:val="16"/>
            <w:szCs w:val="16"/>
          </w:rPr>
          <w:t>http://eur-lex.europa.eu/legal-content/HR/TXT/PDF/?uri=CELEX:32014R0651&amp;from=HR</w:t>
        </w:r>
      </w:hyperlink>
    </w:p>
  </w:footnote>
  <w:footnote w:id="3">
    <w:p w14:paraId="66A942F1" w14:textId="77777777" w:rsidR="000C775B" w:rsidRPr="000F133D" w:rsidRDefault="000C775B" w:rsidP="000C775B">
      <w:pPr>
        <w:pStyle w:val="FootnoteText"/>
        <w:jc w:val="both"/>
        <w:rPr>
          <w:rFonts w:ascii="Times New Roman" w:hAnsi="Times New Roman" w:cs="Times New Roman"/>
          <w:sz w:val="16"/>
          <w:szCs w:val="16"/>
        </w:rPr>
      </w:pPr>
      <w:r w:rsidRPr="000F133D">
        <w:rPr>
          <w:rStyle w:val="FootnoteReference"/>
          <w:rFonts w:ascii="Times New Roman" w:hAnsi="Times New Roman"/>
          <w:sz w:val="16"/>
          <w:szCs w:val="16"/>
        </w:rPr>
        <w:footnoteRef/>
      </w:r>
      <w:r w:rsidRPr="00F137A7">
        <w:rPr>
          <w:rFonts w:ascii="Times New Roman" w:hAnsi="Times New Roman" w:cs="Times New Roman"/>
          <w:sz w:val="16"/>
          <w:szCs w:val="16"/>
        </w:rPr>
        <w:t xml:space="preserve"> </w:t>
      </w:r>
      <w:hyperlink r:id="rId3" w:history="1">
        <w:r w:rsidRPr="00F137A7">
          <w:rPr>
            <w:rStyle w:val="Hyperlink"/>
            <w:rFonts w:ascii="Times New Roman" w:hAnsi="Times New Roman" w:cs="Times New Roman"/>
            <w:sz w:val="16"/>
            <w:szCs w:val="16"/>
          </w:rPr>
          <w:t>https://eur-lex.europa.eu/legal-content/HR/TXT/PDF/?uri=CELEX:32017R1084&amp;from=HR</w:t>
        </w:r>
      </w:hyperlink>
    </w:p>
  </w:footnote>
  <w:footnote w:id="4">
    <w:p w14:paraId="0679F451" w14:textId="77777777" w:rsidR="000C775B" w:rsidRPr="000F133D" w:rsidRDefault="000C775B" w:rsidP="000C775B">
      <w:pPr>
        <w:pStyle w:val="FootnoteText"/>
        <w:rPr>
          <w:rFonts w:ascii="Times New Roman" w:hAnsi="Times New Roman" w:cs="Times New Roman"/>
          <w:sz w:val="16"/>
          <w:szCs w:val="16"/>
        </w:rPr>
      </w:pPr>
      <w:r w:rsidRPr="000F133D">
        <w:rPr>
          <w:rStyle w:val="FootnoteReference"/>
          <w:rFonts w:ascii="Times New Roman" w:hAnsi="Times New Roman"/>
          <w:sz w:val="16"/>
          <w:szCs w:val="16"/>
        </w:rPr>
        <w:footnoteRef/>
      </w:r>
      <w:r w:rsidRPr="00F137A7">
        <w:rPr>
          <w:rFonts w:ascii="Times New Roman" w:hAnsi="Times New Roman" w:cs="Times New Roman"/>
          <w:sz w:val="16"/>
          <w:szCs w:val="16"/>
        </w:rPr>
        <w:t xml:space="preserve"> </w:t>
      </w:r>
      <w:hyperlink r:id="rId4" w:history="1">
        <w:r w:rsidRPr="00F137A7">
          <w:rPr>
            <w:rStyle w:val="Hyperlink"/>
            <w:rFonts w:ascii="Times New Roman" w:hAnsi="Times New Roman" w:cs="Times New Roman"/>
            <w:sz w:val="16"/>
            <w:szCs w:val="16"/>
          </w:rPr>
          <w:t>https://eur-lex.europa.eu/legal-content/HR/TXT/PDF/?uri=CELEX:32020R0972&amp;from=HR</w:t>
        </w:r>
      </w:hyperlink>
    </w:p>
  </w:footnote>
  <w:footnote w:id="5">
    <w:p w14:paraId="0F9E75F6" w14:textId="77777777" w:rsidR="000C775B" w:rsidRPr="000130D9" w:rsidDel="00561CEA" w:rsidRDefault="000C775B" w:rsidP="000C775B">
      <w:pPr>
        <w:pStyle w:val="FootnoteText"/>
        <w:jc w:val="both"/>
        <w:rPr>
          <w:del w:id="1" w:author="bgovedar" w:date="2023-11-03T09:56:00Z"/>
          <w:rFonts w:ascii="Times New Roman" w:hAnsi="Times New Roman" w:cs="Times New Roman"/>
          <w:sz w:val="18"/>
          <w:szCs w:val="18"/>
        </w:rPr>
      </w:pPr>
      <w:r w:rsidRPr="000F133D">
        <w:rPr>
          <w:rStyle w:val="FootnoteReference"/>
          <w:sz w:val="16"/>
          <w:szCs w:val="16"/>
        </w:rPr>
        <w:footnoteRef/>
      </w:r>
      <w:r w:rsidRPr="00F137A7">
        <w:rPr>
          <w:rStyle w:val="FootnoteReference"/>
          <w:sz w:val="16"/>
          <w:szCs w:val="16"/>
        </w:rPr>
        <w:t xml:space="preserve"> </w:t>
      </w:r>
      <w:hyperlink r:id="rId5" w:history="1">
        <w:r w:rsidRPr="00F137A7">
          <w:rPr>
            <w:rStyle w:val="Hyperlink"/>
            <w:rFonts w:ascii="Times New Roman" w:hAnsi="Times New Roman" w:cs="Times New Roman"/>
            <w:sz w:val="16"/>
            <w:szCs w:val="16"/>
          </w:rPr>
          <w:t>https://eur-lex.europa.eu/legal-content/HR/TXT/PDF/?uri=CELEX:32021R1237&amp;from=HR</w:t>
        </w:r>
      </w:hyperlink>
    </w:p>
  </w:footnote>
  <w:footnote w:id="6">
    <w:p w14:paraId="4D200A20" w14:textId="77777777" w:rsidR="000C775B" w:rsidRPr="00561CEA" w:rsidRDefault="000C775B" w:rsidP="000C775B">
      <w:pPr>
        <w:pStyle w:val="FootnoteText"/>
      </w:pPr>
      <w:r w:rsidRPr="00561CEA">
        <w:rPr>
          <w:rStyle w:val="Hyperlink"/>
          <w:rFonts w:ascii="Times New Roman" w:hAnsi="Times New Roman" w:cs="Times New Roman"/>
          <w:sz w:val="16"/>
          <w:szCs w:val="16"/>
          <w:vertAlign w:val="superscript"/>
        </w:rPr>
        <w:footnoteRef/>
      </w:r>
      <w:r w:rsidRPr="00561CEA">
        <w:rPr>
          <w:rStyle w:val="Hyperlink"/>
          <w:rFonts w:ascii="Times New Roman" w:hAnsi="Times New Roman" w:cs="Times New Roman"/>
          <w:sz w:val="16"/>
          <w:szCs w:val="16"/>
        </w:rPr>
        <w:t xml:space="preserve"> https://eur-lex.europa.eu/legal-content/HR/TXT/HTML/?uri=CELEX:32023R1315</w:t>
      </w:r>
    </w:p>
  </w:footnote>
  <w:footnote w:id="7">
    <w:p w14:paraId="61314A76" w14:textId="77777777" w:rsidR="000C775B" w:rsidRPr="000F133D" w:rsidRDefault="000C775B" w:rsidP="000C775B">
      <w:pPr>
        <w:pStyle w:val="FootnoteText"/>
        <w:jc w:val="both"/>
        <w:rPr>
          <w:sz w:val="16"/>
          <w:szCs w:val="16"/>
        </w:rPr>
      </w:pPr>
      <w:r w:rsidRPr="000F133D">
        <w:rPr>
          <w:rStyle w:val="FootnoteReference"/>
          <w:rFonts w:ascii="Times New Roman" w:hAnsi="Times New Roman"/>
          <w:sz w:val="16"/>
          <w:szCs w:val="16"/>
        </w:rPr>
        <w:footnoteRef/>
      </w:r>
      <w:r w:rsidRPr="000F133D">
        <w:rPr>
          <w:rFonts w:ascii="Times New Roman" w:hAnsi="Times New Roman" w:cs="Times New Roman"/>
          <w:sz w:val="16"/>
          <w:szCs w:val="16"/>
        </w:rPr>
        <w:t xml:space="preserve"> Prvi stavak članka 107. Ugovora o funkcioniranju Europske unije određuje elemente državne potpore navodeći da „svaka potpora koju dodijeli država članica ili koja se dodjeljuje putem državnih sredstava u bilo kojem obliku kojim se narušava ili prijeti da će narušiti tržišno natjecanje stavljanjem određenih poduzetnika ili proizvodnje određene robe u povoljniji položaj, nespojiva je s unutarnjim tržištem u mjeri u kojoj utječe na trgovinu među državama članicama", Ugovor o funkcioniranju Europske unije (UFEU, konsolidirana verzija, SL C 115/47, 9.5.2008).</w:t>
      </w:r>
    </w:p>
  </w:footnote>
  <w:footnote w:id="8">
    <w:p w14:paraId="3B026CBB" w14:textId="77777777" w:rsidR="000C775B" w:rsidRPr="000F133D" w:rsidRDefault="000C775B" w:rsidP="000C775B">
      <w:pPr>
        <w:pStyle w:val="FootnoteText"/>
        <w:jc w:val="both"/>
        <w:rPr>
          <w:rFonts w:ascii="Times New Roman" w:hAnsi="Times New Roman" w:cs="Times New Roman"/>
          <w:sz w:val="16"/>
          <w:szCs w:val="16"/>
        </w:rPr>
      </w:pPr>
      <w:r w:rsidRPr="000F133D">
        <w:rPr>
          <w:rStyle w:val="FootnoteReference"/>
          <w:rFonts w:ascii="Times New Roman" w:hAnsi="Times New Roman"/>
          <w:b/>
          <w:sz w:val="16"/>
          <w:szCs w:val="16"/>
        </w:rPr>
        <w:footnoteRef/>
      </w:r>
      <w:r w:rsidRPr="000F133D">
        <w:rPr>
          <w:rFonts w:ascii="Times New Roman" w:hAnsi="Times New Roman" w:cs="Times New Roman"/>
          <w:sz w:val="16"/>
          <w:szCs w:val="16"/>
        </w:rPr>
        <w:t xml:space="preserve"> </w:t>
      </w:r>
      <w:r w:rsidRPr="009076B2">
        <w:rPr>
          <w:rFonts w:ascii="Times New Roman" w:hAnsi="Times New Roman" w:cs="Times New Roman"/>
          <w:sz w:val="16"/>
          <w:szCs w:val="16"/>
        </w:rPr>
        <w:t>Potrebno je napomenuti da ovo ne obuhvaća izobrazbu radne snage koja, kako je definirano u pravilima za državne potpore za usavršavanje, ne predstavlja neekonomsku primarnu djelatnost/aktivnost istraživačkih organizacija. Vidi čl. 31 Uredbe 651/2014 i Uredbe 1084/2017 u kojem se navode određene kategorije potpora koje su spojive s unutarnjim tržištem u primjeni članaka 107. i 108. Ugovora (OJL</w:t>
      </w:r>
      <w:r>
        <w:rPr>
          <w:rFonts w:ascii="Times New Roman" w:hAnsi="Times New Roman" w:cs="Times New Roman"/>
          <w:sz w:val="16"/>
          <w:szCs w:val="16"/>
        </w:rPr>
        <w:t xml:space="preserve"> </w:t>
      </w:r>
      <w:r w:rsidRPr="009076B2">
        <w:rPr>
          <w:rFonts w:ascii="Times New Roman" w:hAnsi="Times New Roman" w:cs="Times New Roman"/>
          <w:sz w:val="16"/>
          <w:szCs w:val="16"/>
        </w:rPr>
        <w:t>187, 26.6.2014,str. 1).</w:t>
      </w:r>
    </w:p>
  </w:footnote>
  <w:footnote w:id="9">
    <w:p w14:paraId="67120FEF" w14:textId="77777777" w:rsidR="000C775B" w:rsidRPr="009F00CE" w:rsidRDefault="000C775B" w:rsidP="000C775B">
      <w:pPr>
        <w:pStyle w:val="FootnoteText"/>
        <w:jc w:val="both"/>
        <w:rPr>
          <w:rFonts w:ascii="Times New Roman" w:hAnsi="Times New Roman" w:cs="Times New Roman"/>
          <w:sz w:val="16"/>
          <w:szCs w:val="16"/>
        </w:rPr>
      </w:pPr>
      <w:r>
        <w:rPr>
          <w:rStyle w:val="FootnoteReference"/>
        </w:rPr>
        <w:footnoteRef/>
      </w:r>
      <w:r>
        <w:t xml:space="preserve"> </w:t>
      </w:r>
      <w:r w:rsidRPr="009F00CE">
        <w:rPr>
          <w:rFonts w:ascii="Times New Roman" w:hAnsi="Times New Roman" w:cs="Times New Roman"/>
          <w:sz w:val="16"/>
          <w:szCs w:val="16"/>
        </w:rPr>
        <w:t>Prema Okviru Zajednice, prijenos znanja znači bilo koji proces čiji je cilj stjecanje, prikupljanje i dijeljenje eksplicitnog i prešutnog znanja, uključujući vještine i sposobnosti u ekonomskim i neekonomskim djelatnostima/aktivnostima kao što su istraživačka suradnja, konzalting, licenciranje, osnivanje novih poduzeća, objavljivanje i mobilnost istraživača i drugog osoblja uključenog u te aktivnosti. Uz znanstveno i tehnološko znanje, prijenos znanja uključuje i druge oblike znanja, primjerice znanje o uporabi standarda i propisa koji ih sadržavaju te o uvjetima u stvarnim radnim okruženjima i metodama za inovaciju organizacije poslovanja te upravljanje znanjem povezanim s utvrđivanjem, stjecanjem, zaštitom, obranom i iskorištavanjem nematerijalne imovine.</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8CC33D" w14:textId="23465A39" w:rsidR="0061392F" w:rsidRPr="00BD3AB9" w:rsidRDefault="0061392F">
    <w:pPr>
      <w:pStyle w:val="Header"/>
      <w:rPr>
        <w:rFonts w:ascii="Times New Roman" w:hAnsi="Times New Roman" w:cs="Times New Roman"/>
      </w:rPr>
    </w:pPr>
    <w:r>
      <w:rPr>
        <w:noProof/>
        <w:lang w:eastAsia="hr-HR"/>
      </w:rPr>
      <w:drawing>
        <wp:inline distT="0" distB="0" distL="0" distR="0" wp14:anchorId="5DC10C2F" wp14:editId="3FB33C89">
          <wp:extent cx="2371725" cy="664210"/>
          <wp:effectExtent l="0" t="0" r="952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1725" cy="664210"/>
                  </a:xfrm>
                  <a:prstGeom prst="rect">
                    <a:avLst/>
                  </a:prstGeom>
                  <a:noFill/>
                </pic:spPr>
              </pic:pic>
            </a:graphicData>
          </a:graphic>
        </wp:inline>
      </w:drawing>
    </w:r>
    <w:r>
      <w:rPr>
        <w:noProof/>
        <w:lang w:eastAsia="hr-HR"/>
      </w:rPr>
      <w:t xml:space="preserve">                            </w:t>
    </w:r>
    <w:r w:rsidR="004D51FE">
      <w:rPr>
        <w:noProof/>
        <w:lang w:eastAsia="hr-HR"/>
      </w:rPr>
      <w:drawing>
        <wp:inline distT="0" distB="0" distL="0" distR="0" wp14:anchorId="5CFFFA72" wp14:editId="2792A691">
          <wp:extent cx="2497221" cy="670070"/>
          <wp:effectExtent l="0" t="0" r="0" b="0"/>
          <wp:docPr id="2" name="Picture 2" descr="C:\Users\slusetic\AppData\Local\Microsoft\Windows\INetCache\Content.Word\mzo.gov.hr-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lusetic\AppData\Local\Microsoft\Windows\INetCache\Content.Word\mzo.gov.hr-color.jpg"/>
                  <pic:cNvPicPr>
                    <a:picLocks noChangeAspect="1" noChangeArrowheads="1"/>
                  </pic:cNvPicPr>
                </pic:nvPicPr>
                <pic:blipFill rotWithShape="1">
                  <a:blip r:embed="rId2">
                    <a:extLst>
                      <a:ext uri="{28A0092B-C50C-407E-A947-70E740481C1C}">
                        <a14:useLocalDpi xmlns:a14="http://schemas.microsoft.com/office/drawing/2010/main" val="0"/>
                      </a:ext>
                    </a:extLst>
                  </a:blip>
                  <a:srcRect l="4813" t="29029" r="3716" b="27798"/>
                  <a:stretch/>
                </pic:blipFill>
                <pic:spPr bwMode="auto">
                  <a:xfrm>
                    <a:off x="0" y="0"/>
                    <a:ext cx="2498645" cy="670452"/>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A56E5"/>
    <w:multiLevelType w:val="hybridMultilevel"/>
    <w:tmpl w:val="B7802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447D2"/>
    <w:multiLevelType w:val="hybridMultilevel"/>
    <w:tmpl w:val="CB4A640C"/>
    <w:lvl w:ilvl="0" w:tplc="84646194">
      <w:start w:val="1"/>
      <w:numFmt w:val="bullet"/>
      <w:lvlText w:val="-"/>
      <w:lvlJc w:val="left"/>
      <w:pPr>
        <w:ind w:left="1080" w:hanging="360"/>
      </w:pPr>
      <w:rPr>
        <w:rFonts w:ascii="Corbel" w:eastAsiaTheme="minorHAnsi" w:hAnsi="Corbel" w:cstheme="minorBidi" w:hint="default"/>
      </w:rPr>
    </w:lvl>
    <w:lvl w:ilvl="1" w:tplc="041A0003" w:tentative="1">
      <w:start w:val="1"/>
      <w:numFmt w:val="bullet"/>
      <w:lvlText w:val="o"/>
      <w:lvlJc w:val="left"/>
      <w:pPr>
        <w:ind w:left="1800" w:hanging="360"/>
      </w:pPr>
      <w:rPr>
        <w:rFonts w:ascii="Courier New" w:hAnsi="Courier New" w:cs="Courier New" w:hint="default"/>
      </w:rPr>
    </w:lvl>
    <w:lvl w:ilvl="2" w:tplc="041A0005" w:tentative="1">
      <w:start w:val="1"/>
      <w:numFmt w:val="bullet"/>
      <w:lvlText w:val=""/>
      <w:lvlJc w:val="left"/>
      <w:pPr>
        <w:ind w:left="2520" w:hanging="360"/>
      </w:pPr>
      <w:rPr>
        <w:rFonts w:ascii="Wingdings" w:hAnsi="Wingdings" w:hint="default"/>
      </w:rPr>
    </w:lvl>
    <w:lvl w:ilvl="3" w:tplc="041A0001" w:tentative="1">
      <w:start w:val="1"/>
      <w:numFmt w:val="bullet"/>
      <w:lvlText w:val=""/>
      <w:lvlJc w:val="left"/>
      <w:pPr>
        <w:ind w:left="3240" w:hanging="360"/>
      </w:pPr>
      <w:rPr>
        <w:rFonts w:ascii="Symbol" w:hAnsi="Symbol" w:hint="default"/>
      </w:rPr>
    </w:lvl>
    <w:lvl w:ilvl="4" w:tplc="041A0003" w:tentative="1">
      <w:start w:val="1"/>
      <w:numFmt w:val="bullet"/>
      <w:lvlText w:val="o"/>
      <w:lvlJc w:val="left"/>
      <w:pPr>
        <w:ind w:left="3960" w:hanging="360"/>
      </w:pPr>
      <w:rPr>
        <w:rFonts w:ascii="Courier New" w:hAnsi="Courier New" w:cs="Courier New" w:hint="default"/>
      </w:rPr>
    </w:lvl>
    <w:lvl w:ilvl="5" w:tplc="041A0005" w:tentative="1">
      <w:start w:val="1"/>
      <w:numFmt w:val="bullet"/>
      <w:lvlText w:val=""/>
      <w:lvlJc w:val="left"/>
      <w:pPr>
        <w:ind w:left="4680" w:hanging="360"/>
      </w:pPr>
      <w:rPr>
        <w:rFonts w:ascii="Wingdings" w:hAnsi="Wingdings" w:hint="default"/>
      </w:rPr>
    </w:lvl>
    <w:lvl w:ilvl="6" w:tplc="041A0001" w:tentative="1">
      <w:start w:val="1"/>
      <w:numFmt w:val="bullet"/>
      <w:lvlText w:val=""/>
      <w:lvlJc w:val="left"/>
      <w:pPr>
        <w:ind w:left="5400" w:hanging="360"/>
      </w:pPr>
      <w:rPr>
        <w:rFonts w:ascii="Symbol" w:hAnsi="Symbol" w:hint="default"/>
      </w:rPr>
    </w:lvl>
    <w:lvl w:ilvl="7" w:tplc="041A0003" w:tentative="1">
      <w:start w:val="1"/>
      <w:numFmt w:val="bullet"/>
      <w:lvlText w:val="o"/>
      <w:lvlJc w:val="left"/>
      <w:pPr>
        <w:ind w:left="6120" w:hanging="360"/>
      </w:pPr>
      <w:rPr>
        <w:rFonts w:ascii="Courier New" w:hAnsi="Courier New" w:cs="Courier New" w:hint="default"/>
      </w:rPr>
    </w:lvl>
    <w:lvl w:ilvl="8" w:tplc="041A0005" w:tentative="1">
      <w:start w:val="1"/>
      <w:numFmt w:val="bullet"/>
      <w:lvlText w:val=""/>
      <w:lvlJc w:val="left"/>
      <w:pPr>
        <w:ind w:left="6840" w:hanging="360"/>
      </w:pPr>
      <w:rPr>
        <w:rFonts w:ascii="Wingdings" w:hAnsi="Wingdings" w:hint="default"/>
      </w:rPr>
    </w:lvl>
  </w:abstractNum>
  <w:abstractNum w:abstractNumId="2" w15:restartNumberingAfterBreak="0">
    <w:nsid w:val="0F7E160D"/>
    <w:multiLevelType w:val="hybridMultilevel"/>
    <w:tmpl w:val="1A069F5A"/>
    <w:lvl w:ilvl="0" w:tplc="920C61C8">
      <w:start w:val="1"/>
      <w:numFmt w:val="bullet"/>
      <w:lvlText w:val=""/>
      <w:lvlJc w:val="left"/>
      <w:pPr>
        <w:ind w:left="360" w:hanging="360"/>
      </w:pPr>
      <w:rPr>
        <w:rFonts w:ascii="Symbol" w:hAnsi="Symbol" w:hint="default"/>
      </w:rPr>
    </w:lvl>
    <w:lvl w:ilvl="1" w:tplc="D552688A">
      <w:start w:val="1"/>
      <w:numFmt w:val="bullet"/>
      <w:lvlText w:val="o"/>
      <w:lvlJc w:val="left"/>
      <w:pPr>
        <w:ind w:left="1080" w:hanging="360"/>
      </w:pPr>
      <w:rPr>
        <w:rFonts w:ascii="Courier New" w:hAnsi="Courier New" w:hint="default"/>
      </w:rPr>
    </w:lvl>
    <w:lvl w:ilvl="2" w:tplc="056E84F4" w:tentative="1">
      <w:start w:val="1"/>
      <w:numFmt w:val="bullet"/>
      <w:lvlText w:val=""/>
      <w:lvlJc w:val="left"/>
      <w:pPr>
        <w:ind w:left="1800" w:hanging="360"/>
      </w:pPr>
      <w:rPr>
        <w:rFonts w:ascii="Wingdings" w:hAnsi="Wingdings" w:hint="default"/>
      </w:rPr>
    </w:lvl>
    <w:lvl w:ilvl="3" w:tplc="FE627A5C" w:tentative="1">
      <w:start w:val="1"/>
      <w:numFmt w:val="bullet"/>
      <w:lvlText w:val=""/>
      <w:lvlJc w:val="left"/>
      <w:pPr>
        <w:ind w:left="2520" w:hanging="360"/>
      </w:pPr>
      <w:rPr>
        <w:rFonts w:ascii="Symbol" w:hAnsi="Symbol" w:hint="default"/>
      </w:rPr>
    </w:lvl>
    <w:lvl w:ilvl="4" w:tplc="9F72849A" w:tentative="1">
      <w:start w:val="1"/>
      <w:numFmt w:val="bullet"/>
      <w:lvlText w:val="o"/>
      <w:lvlJc w:val="left"/>
      <w:pPr>
        <w:ind w:left="3240" w:hanging="360"/>
      </w:pPr>
      <w:rPr>
        <w:rFonts w:ascii="Courier New" w:hAnsi="Courier New" w:hint="default"/>
      </w:rPr>
    </w:lvl>
    <w:lvl w:ilvl="5" w:tplc="A7D88794" w:tentative="1">
      <w:start w:val="1"/>
      <w:numFmt w:val="bullet"/>
      <w:lvlText w:val=""/>
      <w:lvlJc w:val="left"/>
      <w:pPr>
        <w:ind w:left="3960" w:hanging="360"/>
      </w:pPr>
      <w:rPr>
        <w:rFonts w:ascii="Wingdings" w:hAnsi="Wingdings" w:hint="default"/>
      </w:rPr>
    </w:lvl>
    <w:lvl w:ilvl="6" w:tplc="AD566BD6" w:tentative="1">
      <w:start w:val="1"/>
      <w:numFmt w:val="bullet"/>
      <w:lvlText w:val=""/>
      <w:lvlJc w:val="left"/>
      <w:pPr>
        <w:ind w:left="4680" w:hanging="360"/>
      </w:pPr>
      <w:rPr>
        <w:rFonts w:ascii="Symbol" w:hAnsi="Symbol" w:hint="default"/>
      </w:rPr>
    </w:lvl>
    <w:lvl w:ilvl="7" w:tplc="65D8881C" w:tentative="1">
      <w:start w:val="1"/>
      <w:numFmt w:val="bullet"/>
      <w:lvlText w:val="o"/>
      <w:lvlJc w:val="left"/>
      <w:pPr>
        <w:ind w:left="5400" w:hanging="360"/>
      </w:pPr>
      <w:rPr>
        <w:rFonts w:ascii="Courier New" w:hAnsi="Courier New" w:hint="default"/>
      </w:rPr>
    </w:lvl>
    <w:lvl w:ilvl="8" w:tplc="3EB8AB16" w:tentative="1">
      <w:start w:val="1"/>
      <w:numFmt w:val="bullet"/>
      <w:lvlText w:val=""/>
      <w:lvlJc w:val="left"/>
      <w:pPr>
        <w:ind w:left="6120" w:hanging="360"/>
      </w:pPr>
      <w:rPr>
        <w:rFonts w:ascii="Wingdings" w:hAnsi="Wingdings" w:hint="default"/>
      </w:rPr>
    </w:lvl>
  </w:abstractNum>
  <w:abstractNum w:abstractNumId="3" w15:restartNumberingAfterBreak="0">
    <w:nsid w:val="176E7A11"/>
    <w:multiLevelType w:val="hybridMultilevel"/>
    <w:tmpl w:val="F5D2090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1B5F3F98"/>
    <w:multiLevelType w:val="hybridMultilevel"/>
    <w:tmpl w:val="81C62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53660A"/>
    <w:multiLevelType w:val="hybridMultilevel"/>
    <w:tmpl w:val="BFF82826"/>
    <w:lvl w:ilvl="0" w:tplc="041A000F">
      <w:start w:val="1"/>
      <w:numFmt w:val="decimal"/>
      <w:lvlText w:val="%1."/>
      <w:lvlJc w:val="left"/>
      <w:pPr>
        <w:ind w:left="1077" w:hanging="720"/>
      </w:pPr>
      <w:rPr>
        <w:rFonts w:hint="default"/>
      </w:rPr>
    </w:lvl>
    <w:lvl w:ilvl="1" w:tplc="041A0019" w:tentative="1">
      <w:start w:val="1"/>
      <w:numFmt w:val="lowerLetter"/>
      <w:lvlText w:val="%2."/>
      <w:lvlJc w:val="left"/>
      <w:pPr>
        <w:ind w:left="1437" w:hanging="360"/>
      </w:pPr>
    </w:lvl>
    <w:lvl w:ilvl="2" w:tplc="041A001B" w:tentative="1">
      <w:start w:val="1"/>
      <w:numFmt w:val="lowerRoman"/>
      <w:lvlText w:val="%3."/>
      <w:lvlJc w:val="right"/>
      <w:pPr>
        <w:ind w:left="2157" w:hanging="180"/>
      </w:pPr>
    </w:lvl>
    <w:lvl w:ilvl="3" w:tplc="041A000F" w:tentative="1">
      <w:start w:val="1"/>
      <w:numFmt w:val="decimal"/>
      <w:lvlText w:val="%4."/>
      <w:lvlJc w:val="left"/>
      <w:pPr>
        <w:ind w:left="2877" w:hanging="360"/>
      </w:pPr>
    </w:lvl>
    <w:lvl w:ilvl="4" w:tplc="041A0019" w:tentative="1">
      <w:start w:val="1"/>
      <w:numFmt w:val="lowerLetter"/>
      <w:lvlText w:val="%5."/>
      <w:lvlJc w:val="left"/>
      <w:pPr>
        <w:ind w:left="3597" w:hanging="360"/>
      </w:pPr>
    </w:lvl>
    <w:lvl w:ilvl="5" w:tplc="041A001B" w:tentative="1">
      <w:start w:val="1"/>
      <w:numFmt w:val="lowerRoman"/>
      <w:lvlText w:val="%6."/>
      <w:lvlJc w:val="right"/>
      <w:pPr>
        <w:ind w:left="4317" w:hanging="180"/>
      </w:pPr>
    </w:lvl>
    <w:lvl w:ilvl="6" w:tplc="041A000F" w:tentative="1">
      <w:start w:val="1"/>
      <w:numFmt w:val="decimal"/>
      <w:lvlText w:val="%7."/>
      <w:lvlJc w:val="left"/>
      <w:pPr>
        <w:ind w:left="5037" w:hanging="360"/>
      </w:pPr>
    </w:lvl>
    <w:lvl w:ilvl="7" w:tplc="041A0019" w:tentative="1">
      <w:start w:val="1"/>
      <w:numFmt w:val="lowerLetter"/>
      <w:lvlText w:val="%8."/>
      <w:lvlJc w:val="left"/>
      <w:pPr>
        <w:ind w:left="5757" w:hanging="360"/>
      </w:pPr>
    </w:lvl>
    <w:lvl w:ilvl="8" w:tplc="041A001B" w:tentative="1">
      <w:start w:val="1"/>
      <w:numFmt w:val="lowerRoman"/>
      <w:lvlText w:val="%9."/>
      <w:lvlJc w:val="right"/>
      <w:pPr>
        <w:ind w:left="6477" w:hanging="180"/>
      </w:pPr>
    </w:lvl>
  </w:abstractNum>
  <w:abstractNum w:abstractNumId="6" w15:restartNumberingAfterBreak="0">
    <w:nsid w:val="2933459C"/>
    <w:multiLevelType w:val="hybridMultilevel"/>
    <w:tmpl w:val="8B70F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922736"/>
    <w:multiLevelType w:val="multilevel"/>
    <w:tmpl w:val="B950B78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9CE580C"/>
    <w:multiLevelType w:val="hybridMultilevel"/>
    <w:tmpl w:val="8454312E"/>
    <w:lvl w:ilvl="0" w:tplc="1884D2F2">
      <w:start w:val="1"/>
      <w:numFmt w:val="lowerLetter"/>
      <w:lvlText w:val="%1)"/>
      <w:lvlJc w:val="left"/>
      <w:pPr>
        <w:ind w:left="720" w:hanging="360"/>
      </w:pPr>
      <w:rPr>
        <w:rFonts w:hint="default"/>
        <w:b/>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9" w15:restartNumberingAfterBreak="0">
    <w:nsid w:val="47DF0129"/>
    <w:multiLevelType w:val="hybridMultilevel"/>
    <w:tmpl w:val="47981E90"/>
    <w:lvl w:ilvl="0" w:tplc="041A0001">
      <w:start w:val="1"/>
      <w:numFmt w:val="bullet"/>
      <w:lvlText w:val=""/>
      <w:lvlJc w:val="left"/>
      <w:pPr>
        <w:ind w:left="780" w:hanging="360"/>
      </w:pPr>
      <w:rPr>
        <w:rFonts w:ascii="Symbol" w:hAnsi="Symbol" w:hint="default"/>
      </w:rPr>
    </w:lvl>
    <w:lvl w:ilvl="1" w:tplc="041A0003" w:tentative="1">
      <w:start w:val="1"/>
      <w:numFmt w:val="bullet"/>
      <w:lvlText w:val="o"/>
      <w:lvlJc w:val="left"/>
      <w:pPr>
        <w:ind w:left="1500" w:hanging="360"/>
      </w:pPr>
      <w:rPr>
        <w:rFonts w:ascii="Courier New" w:hAnsi="Courier New" w:cs="Courier New" w:hint="default"/>
      </w:rPr>
    </w:lvl>
    <w:lvl w:ilvl="2" w:tplc="041A0005" w:tentative="1">
      <w:start w:val="1"/>
      <w:numFmt w:val="bullet"/>
      <w:lvlText w:val=""/>
      <w:lvlJc w:val="left"/>
      <w:pPr>
        <w:ind w:left="2220" w:hanging="360"/>
      </w:pPr>
      <w:rPr>
        <w:rFonts w:ascii="Wingdings" w:hAnsi="Wingdings" w:hint="default"/>
      </w:rPr>
    </w:lvl>
    <w:lvl w:ilvl="3" w:tplc="041A0001" w:tentative="1">
      <w:start w:val="1"/>
      <w:numFmt w:val="bullet"/>
      <w:lvlText w:val=""/>
      <w:lvlJc w:val="left"/>
      <w:pPr>
        <w:ind w:left="2940" w:hanging="360"/>
      </w:pPr>
      <w:rPr>
        <w:rFonts w:ascii="Symbol" w:hAnsi="Symbol" w:hint="default"/>
      </w:rPr>
    </w:lvl>
    <w:lvl w:ilvl="4" w:tplc="041A0003" w:tentative="1">
      <w:start w:val="1"/>
      <w:numFmt w:val="bullet"/>
      <w:lvlText w:val="o"/>
      <w:lvlJc w:val="left"/>
      <w:pPr>
        <w:ind w:left="3660" w:hanging="360"/>
      </w:pPr>
      <w:rPr>
        <w:rFonts w:ascii="Courier New" w:hAnsi="Courier New" w:cs="Courier New" w:hint="default"/>
      </w:rPr>
    </w:lvl>
    <w:lvl w:ilvl="5" w:tplc="041A0005" w:tentative="1">
      <w:start w:val="1"/>
      <w:numFmt w:val="bullet"/>
      <w:lvlText w:val=""/>
      <w:lvlJc w:val="left"/>
      <w:pPr>
        <w:ind w:left="4380" w:hanging="360"/>
      </w:pPr>
      <w:rPr>
        <w:rFonts w:ascii="Wingdings" w:hAnsi="Wingdings" w:hint="default"/>
      </w:rPr>
    </w:lvl>
    <w:lvl w:ilvl="6" w:tplc="041A0001" w:tentative="1">
      <w:start w:val="1"/>
      <w:numFmt w:val="bullet"/>
      <w:lvlText w:val=""/>
      <w:lvlJc w:val="left"/>
      <w:pPr>
        <w:ind w:left="5100" w:hanging="360"/>
      </w:pPr>
      <w:rPr>
        <w:rFonts w:ascii="Symbol" w:hAnsi="Symbol" w:hint="default"/>
      </w:rPr>
    </w:lvl>
    <w:lvl w:ilvl="7" w:tplc="041A0003" w:tentative="1">
      <w:start w:val="1"/>
      <w:numFmt w:val="bullet"/>
      <w:lvlText w:val="o"/>
      <w:lvlJc w:val="left"/>
      <w:pPr>
        <w:ind w:left="5820" w:hanging="360"/>
      </w:pPr>
      <w:rPr>
        <w:rFonts w:ascii="Courier New" w:hAnsi="Courier New" w:cs="Courier New" w:hint="default"/>
      </w:rPr>
    </w:lvl>
    <w:lvl w:ilvl="8" w:tplc="041A0005" w:tentative="1">
      <w:start w:val="1"/>
      <w:numFmt w:val="bullet"/>
      <w:lvlText w:val=""/>
      <w:lvlJc w:val="left"/>
      <w:pPr>
        <w:ind w:left="6540" w:hanging="360"/>
      </w:pPr>
      <w:rPr>
        <w:rFonts w:ascii="Wingdings" w:hAnsi="Wingdings" w:hint="default"/>
      </w:rPr>
    </w:lvl>
  </w:abstractNum>
  <w:abstractNum w:abstractNumId="10" w15:restartNumberingAfterBreak="0">
    <w:nsid w:val="486C2A04"/>
    <w:multiLevelType w:val="hybridMultilevel"/>
    <w:tmpl w:val="B6489DEC"/>
    <w:lvl w:ilvl="0" w:tplc="BE1A6E02">
      <w:start w:val="1"/>
      <w:numFmt w:val="lowerLetter"/>
      <w:lvlText w:val="%1)"/>
      <w:lvlJc w:val="left"/>
      <w:pPr>
        <w:ind w:left="1074" w:hanging="360"/>
      </w:pPr>
      <w:rPr>
        <w:rFonts w:hint="default"/>
      </w:rPr>
    </w:lvl>
    <w:lvl w:ilvl="1" w:tplc="041A0019" w:tentative="1">
      <w:start w:val="1"/>
      <w:numFmt w:val="lowerLetter"/>
      <w:lvlText w:val="%2."/>
      <w:lvlJc w:val="left"/>
      <w:pPr>
        <w:ind w:left="1794" w:hanging="360"/>
      </w:pPr>
    </w:lvl>
    <w:lvl w:ilvl="2" w:tplc="041A001B" w:tentative="1">
      <w:start w:val="1"/>
      <w:numFmt w:val="lowerRoman"/>
      <w:lvlText w:val="%3."/>
      <w:lvlJc w:val="right"/>
      <w:pPr>
        <w:ind w:left="2514" w:hanging="180"/>
      </w:pPr>
    </w:lvl>
    <w:lvl w:ilvl="3" w:tplc="041A000F" w:tentative="1">
      <w:start w:val="1"/>
      <w:numFmt w:val="decimal"/>
      <w:lvlText w:val="%4."/>
      <w:lvlJc w:val="left"/>
      <w:pPr>
        <w:ind w:left="3234" w:hanging="360"/>
      </w:pPr>
    </w:lvl>
    <w:lvl w:ilvl="4" w:tplc="041A0019" w:tentative="1">
      <w:start w:val="1"/>
      <w:numFmt w:val="lowerLetter"/>
      <w:lvlText w:val="%5."/>
      <w:lvlJc w:val="left"/>
      <w:pPr>
        <w:ind w:left="3954" w:hanging="360"/>
      </w:pPr>
    </w:lvl>
    <w:lvl w:ilvl="5" w:tplc="041A001B" w:tentative="1">
      <w:start w:val="1"/>
      <w:numFmt w:val="lowerRoman"/>
      <w:lvlText w:val="%6."/>
      <w:lvlJc w:val="right"/>
      <w:pPr>
        <w:ind w:left="4674" w:hanging="180"/>
      </w:pPr>
    </w:lvl>
    <w:lvl w:ilvl="6" w:tplc="041A000F" w:tentative="1">
      <w:start w:val="1"/>
      <w:numFmt w:val="decimal"/>
      <w:lvlText w:val="%7."/>
      <w:lvlJc w:val="left"/>
      <w:pPr>
        <w:ind w:left="5394" w:hanging="360"/>
      </w:pPr>
    </w:lvl>
    <w:lvl w:ilvl="7" w:tplc="041A0019" w:tentative="1">
      <w:start w:val="1"/>
      <w:numFmt w:val="lowerLetter"/>
      <w:lvlText w:val="%8."/>
      <w:lvlJc w:val="left"/>
      <w:pPr>
        <w:ind w:left="6114" w:hanging="360"/>
      </w:pPr>
    </w:lvl>
    <w:lvl w:ilvl="8" w:tplc="041A001B" w:tentative="1">
      <w:start w:val="1"/>
      <w:numFmt w:val="lowerRoman"/>
      <w:lvlText w:val="%9."/>
      <w:lvlJc w:val="right"/>
      <w:pPr>
        <w:ind w:left="6834" w:hanging="180"/>
      </w:pPr>
    </w:lvl>
  </w:abstractNum>
  <w:abstractNum w:abstractNumId="11" w15:restartNumberingAfterBreak="0">
    <w:nsid w:val="48732950"/>
    <w:multiLevelType w:val="hybridMultilevel"/>
    <w:tmpl w:val="54B4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466923"/>
    <w:multiLevelType w:val="hybridMultilevel"/>
    <w:tmpl w:val="3AA8922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572F77D5"/>
    <w:multiLevelType w:val="hybridMultilevel"/>
    <w:tmpl w:val="11589A38"/>
    <w:lvl w:ilvl="0" w:tplc="041A0001">
      <w:start w:val="1"/>
      <w:numFmt w:val="bullet"/>
      <w:lvlText w:val=""/>
      <w:lvlJc w:val="left"/>
      <w:pPr>
        <w:ind w:left="1434" w:hanging="360"/>
      </w:pPr>
      <w:rPr>
        <w:rFonts w:ascii="Symbol" w:hAnsi="Symbol" w:hint="default"/>
      </w:rPr>
    </w:lvl>
    <w:lvl w:ilvl="1" w:tplc="041A0003" w:tentative="1">
      <w:start w:val="1"/>
      <w:numFmt w:val="bullet"/>
      <w:lvlText w:val="o"/>
      <w:lvlJc w:val="left"/>
      <w:pPr>
        <w:ind w:left="2154" w:hanging="360"/>
      </w:pPr>
      <w:rPr>
        <w:rFonts w:ascii="Courier New" w:hAnsi="Courier New" w:cs="Courier New" w:hint="default"/>
      </w:rPr>
    </w:lvl>
    <w:lvl w:ilvl="2" w:tplc="041A0005" w:tentative="1">
      <w:start w:val="1"/>
      <w:numFmt w:val="bullet"/>
      <w:lvlText w:val=""/>
      <w:lvlJc w:val="left"/>
      <w:pPr>
        <w:ind w:left="2874" w:hanging="360"/>
      </w:pPr>
      <w:rPr>
        <w:rFonts w:ascii="Wingdings" w:hAnsi="Wingdings" w:hint="default"/>
      </w:rPr>
    </w:lvl>
    <w:lvl w:ilvl="3" w:tplc="041A0001" w:tentative="1">
      <w:start w:val="1"/>
      <w:numFmt w:val="bullet"/>
      <w:lvlText w:val=""/>
      <w:lvlJc w:val="left"/>
      <w:pPr>
        <w:ind w:left="3594" w:hanging="360"/>
      </w:pPr>
      <w:rPr>
        <w:rFonts w:ascii="Symbol" w:hAnsi="Symbol" w:hint="default"/>
      </w:rPr>
    </w:lvl>
    <w:lvl w:ilvl="4" w:tplc="041A0003" w:tentative="1">
      <w:start w:val="1"/>
      <w:numFmt w:val="bullet"/>
      <w:lvlText w:val="o"/>
      <w:lvlJc w:val="left"/>
      <w:pPr>
        <w:ind w:left="4314" w:hanging="360"/>
      </w:pPr>
      <w:rPr>
        <w:rFonts w:ascii="Courier New" w:hAnsi="Courier New" w:cs="Courier New" w:hint="default"/>
      </w:rPr>
    </w:lvl>
    <w:lvl w:ilvl="5" w:tplc="041A0005" w:tentative="1">
      <w:start w:val="1"/>
      <w:numFmt w:val="bullet"/>
      <w:lvlText w:val=""/>
      <w:lvlJc w:val="left"/>
      <w:pPr>
        <w:ind w:left="5034" w:hanging="360"/>
      </w:pPr>
      <w:rPr>
        <w:rFonts w:ascii="Wingdings" w:hAnsi="Wingdings" w:hint="default"/>
      </w:rPr>
    </w:lvl>
    <w:lvl w:ilvl="6" w:tplc="041A0001" w:tentative="1">
      <w:start w:val="1"/>
      <w:numFmt w:val="bullet"/>
      <w:lvlText w:val=""/>
      <w:lvlJc w:val="left"/>
      <w:pPr>
        <w:ind w:left="5754" w:hanging="360"/>
      </w:pPr>
      <w:rPr>
        <w:rFonts w:ascii="Symbol" w:hAnsi="Symbol" w:hint="default"/>
      </w:rPr>
    </w:lvl>
    <w:lvl w:ilvl="7" w:tplc="041A0003" w:tentative="1">
      <w:start w:val="1"/>
      <w:numFmt w:val="bullet"/>
      <w:lvlText w:val="o"/>
      <w:lvlJc w:val="left"/>
      <w:pPr>
        <w:ind w:left="6474" w:hanging="360"/>
      </w:pPr>
      <w:rPr>
        <w:rFonts w:ascii="Courier New" w:hAnsi="Courier New" w:cs="Courier New" w:hint="default"/>
      </w:rPr>
    </w:lvl>
    <w:lvl w:ilvl="8" w:tplc="041A0005" w:tentative="1">
      <w:start w:val="1"/>
      <w:numFmt w:val="bullet"/>
      <w:lvlText w:val=""/>
      <w:lvlJc w:val="left"/>
      <w:pPr>
        <w:ind w:left="7194" w:hanging="360"/>
      </w:pPr>
      <w:rPr>
        <w:rFonts w:ascii="Wingdings" w:hAnsi="Wingdings" w:hint="default"/>
      </w:rPr>
    </w:lvl>
  </w:abstractNum>
  <w:abstractNum w:abstractNumId="14" w15:restartNumberingAfterBreak="0">
    <w:nsid w:val="5B3B3739"/>
    <w:multiLevelType w:val="hybridMultilevel"/>
    <w:tmpl w:val="E2E87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2D314A"/>
    <w:multiLevelType w:val="hybridMultilevel"/>
    <w:tmpl w:val="902C5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F65378"/>
    <w:multiLevelType w:val="hybridMultilevel"/>
    <w:tmpl w:val="0A5013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15"/>
  </w:num>
  <w:num w:numId="4">
    <w:abstractNumId w:val="0"/>
  </w:num>
  <w:num w:numId="5">
    <w:abstractNumId w:val="16"/>
  </w:num>
  <w:num w:numId="6">
    <w:abstractNumId w:val="11"/>
  </w:num>
  <w:num w:numId="7">
    <w:abstractNumId w:val="14"/>
  </w:num>
  <w:num w:numId="8">
    <w:abstractNumId w:val="9"/>
  </w:num>
  <w:num w:numId="9">
    <w:abstractNumId w:val="12"/>
  </w:num>
  <w:num w:numId="10">
    <w:abstractNumId w:val="2"/>
  </w:num>
  <w:num w:numId="11">
    <w:abstractNumId w:val="7"/>
  </w:num>
  <w:num w:numId="12">
    <w:abstractNumId w:val="1"/>
  </w:num>
  <w:num w:numId="13">
    <w:abstractNumId w:val="8"/>
  </w:num>
  <w:num w:numId="14">
    <w:abstractNumId w:val="5"/>
  </w:num>
  <w:num w:numId="15">
    <w:abstractNumId w:val="10"/>
  </w:num>
  <w:num w:numId="16">
    <w:abstractNumId w:val="13"/>
  </w:num>
  <w:num w:numId="1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govedar">
    <w15:presenceInfo w15:providerId="None" w15:userId="bgoved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451"/>
    <w:rsid w:val="00004C61"/>
    <w:rsid w:val="00020DA1"/>
    <w:rsid w:val="0002217E"/>
    <w:rsid w:val="000327C0"/>
    <w:rsid w:val="0003438B"/>
    <w:rsid w:val="0003665F"/>
    <w:rsid w:val="00037364"/>
    <w:rsid w:val="0004053F"/>
    <w:rsid w:val="000407D5"/>
    <w:rsid w:val="000510A6"/>
    <w:rsid w:val="00054B11"/>
    <w:rsid w:val="00055F19"/>
    <w:rsid w:val="000A7699"/>
    <w:rsid w:val="000B5E81"/>
    <w:rsid w:val="000B64FA"/>
    <w:rsid w:val="000C4C50"/>
    <w:rsid w:val="000C71A4"/>
    <w:rsid w:val="000C775B"/>
    <w:rsid w:val="000D2890"/>
    <w:rsid w:val="000D30CB"/>
    <w:rsid w:val="000D56E1"/>
    <w:rsid w:val="000E35DA"/>
    <w:rsid w:val="000F2569"/>
    <w:rsid w:val="00123FC3"/>
    <w:rsid w:val="00125627"/>
    <w:rsid w:val="001308E2"/>
    <w:rsid w:val="00144224"/>
    <w:rsid w:val="00144564"/>
    <w:rsid w:val="00151E57"/>
    <w:rsid w:val="001549DF"/>
    <w:rsid w:val="00161A64"/>
    <w:rsid w:val="001642F3"/>
    <w:rsid w:val="00166982"/>
    <w:rsid w:val="001701D7"/>
    <w:rsid w:val="001715D3"/>
    <w:rsid w:val="00172975"/>
    <w:rsid w:val="00181B92"/>
    <w:rsid w:val="0019245B"/>
    <w:rsid w:val="001A26D6"/>
    <w:rsid w:val="001B2D03"/>
    <w:rsid w:val="001C7A62"/>
    <w:rsid w:val="001D5921"/>
    <w:rsid w:val="001D77A0"/>
    <w:rsid w:val="001E1366"/>
    <w:rsid w:val="001E59AB"/>
    <w:rsid w:val="001F1C8E"/>
    <w:rsid w:val="001F392A"/>
    <w:rsid w:val="001F4DC4"/>
    <w:rsid w:val="00205EC7"/>
    <w:rsid w:val="0021006B"/>
    <w:rsid w:val="00211CF3"/>
    <w:rsid w:val="00213814"/>
    <w:rsid w:val="00216B66"/>
    <w:rsid w:val="002237C1"/>
    <w:rsid w:val="00225FD1"/>
    <w:rsid w:val="002352B2"/>
    <w:rsid w:val="00247C5D"/>
    <w:rsid w:val="00257385"/>
    <w:rsid w:val="00257577"/>
    <w:rsid w:val="002A7B24"/>
    <w:rsid w:val="002B1C45"/>
    <w:rsid w:val="002B2B9B"/>
    <w:rsid w:val="002C5038"/>
    <w:rsid w:val="002C79F9"/>
    <w:rsid w:val="002D2639"/>
    <w:rsid w:val="002D3465"/>
    <w:rsid w:val="002D3E53"/>
    <w:rsid w:val="002D5D42"/>
    <w:rsid w:val="002D653C"/>
    <w:rsid w:val="002F0F31"/>
    <w:rsid w:val="002F6E2C"/>
    <w:rsid w:val="003036E0"/>
    <w:rsid w:val="00305545"/>
    <w:rsid w:val="00306C43"/>
    <w:rsid w:val="0031187A"/>
    <w:rsid w:val="00311C27"/>
    <w:rsid w:val="00344EE4"/>
    <w:rsid w:val="00356E85"/>
    <w:rsid w:val="003663D1"/>
    <w:rsid w:val="003770EF"/>
    <w:rsid w:val="00380355"/>
    <w:rsid w:val="0038195F"/>
    <w:rsid w:val="003B4273"/>
    <w:rsid w:val="003B4568"/>
    <w:rsid w:val="003C6BAD"/>
    <w:rsid w:val="003C7549"/>
    <w:rsid w:val="003D1DC7"/>
    <w:rsid w:val="003D2013"/>
    <w:rsid w:val="003D23F2"/>
    <w:rsid w:val="003D4B63"/>
    <w:rsid w:val="003E3D49"/>
    <w:rsid w:val="003E558F"/>
    <w:rsid w:val="003F0EC8"/>
    <w:rsid w:val="003F715E"/>
    <w:rsid w:val="00405C52"/>
    <w:rsid w:val="0040636B"/>
    <w:rsid w:val="00413DCD"/>
    <w:rsid w:val="00417E59"/>
    <w:rsid w:val="00422ACC"/>
    <w:rsid w:val="00423AED"/>
    <w:rsid w:val="00430644"/>
    <w:rsid w:val="00462014"/>
    <w:rsid w:val="0047278F"/>
    <w:rsid w:val="00475F9E"/>
    <w:rsid w:val="00483E88"/>
    <w:rsid w:val="004843DB"/>
    <w:rsid w:val="00485235"/>
    <w:rsid w:val="00486A74"/>
    <w:rsid w:val="004A0A47"/>
    <w:rsid w:val="004A11F3"/>
    <w:rsid w:val="004A2DDE"/>
    <w:rsid w:val="004A5E6F"/>
    <w:rsid w:val="004A630E"/>
    <w:rsid w:val="004D2D1B"/>
    <w:rsid w:val="004D51FE"/>
    <w:rsid w:val="004D542F"/>
    <w:rsid w:val="004E2417"/>
    <w:rsid w:val="004F23DE"/>
    <w:rsid w:val="004F3059"/>
    <w:rsid w:val="00505451"/>
    <w:rsid w:val="00526F03"/>
    <w:rsid w:val="005275DE"/>
    <w:rsid w:val="005277B0"/>
    <w:rsid w:val="00542E00"/>
    <w:rsid w:val="005448F4"/>
    <w:rsid w:val="00545087"/>
    <w:rsid w:val="005472E5"/>
    <w:rsid w:val="0057105E"/>
    <w:rsid w:val="005720B5"/>
    <w:rsid w:val="005817BE"/>
    <w:rsid w:val="005819B9"/>
    <w:rsid w:val="00584EE0"/>
    <w:rsid w:val="005873BB"/>
    <w:rsid w:val="00593C31"/>
    <w:rsid w:val="005A1308"/>
    <w:rsid w:val="005B0BEB"/>
    <w:rsid w:val="005D1091"/>
    <w:rsid w:val="005F3F5C"/>
    <w:rsid w:val="006008F5"/>
    <w:rsid w:val="00603CD5"/>
    <w:rsid w:val="0061392F"/>
    <w:rsid w:val="00621D99"/>
    <w:rsid w:val="006231F3"/>
    <w:rsid w:val="006336BD"/>
    <w:rsid w:val="00636352"/>
    <w:rsid w:val="00641062"/>
    <w:rsid w:val="0064500D"/>
    <w:rsid w:val="006453E3"/>
    <w:rsid w:val="00652471"/>
    <w:rsid w:val="00652FFC"/>
    <w:rsid w:val="00657767"/>
    <w:rsid w:val="00672A5B"/>
    <w:rsid w:val="006770B4"/>
    <w:rsid w:val="006900A4"/>
    <w:rsid w:val="0069514B"/>
    <w:rsid w:val="00695F7E"/>
    <w:rsid w:val="0069701D"/>
    <w:rsid w:val="006C39B4"/>
    <w:rsid w:val="006E4BD8"/>
    <w:rsid w:val="006F059C"/>
    <w:rsid w:val="00704FC3"/>
    <w:rsid w:val="00731161"/>
    <w:rsid w:val="00733197"/>
    <w:rsid w:val="007A3170"/>
    <w:rsid w:val="007B1357"/>
    <w:rsid w:val="007B34F3"/>
    <w:rsid w:val="007D0390"/>
    <w:rsid w:val="007D14DF"/>
    <w:rsid w:val="0080009A"/>
    <w:rsid w:val="00802152"/>
    <w:rsid w:val="00804707"/>
    <w:rsid w:val="008148B0"/>
    <w:rsid w:val="00816825"/>
    <w:rsid w:val="0082030B"/>
    <w:rsid w:val="008234CF"/>
    <w:rsid w:val="008242B4"/>
    <w:rsid w:val="00830625"/>
    <w:rsid w:val="00834D99"/>
    <w:rsid w:val="00835377"/>
    <w:rsid w:val="00847343"/>
    <w:rsid w:val="0085481E"/>
    <w:rsid w:val="00865A81"/>
    <w:rsid w:val="00871B6C"/>
    <w:rsid w:val="00872150"/>
    <w:rsid w:val="008807DD"/>
    <w:rsid w:val="00882354"/>
    <w:rsid w:val="008A0327"/>
    <w:rsid w:val="008B16FA"/>
    <w:rsid w:val="008B2F96"/>
    <w:rsid w:val="008B3D66"/>
    <w:rsid w:val="008B433B"/>
    <w:rsid w:val="008C3050"/>
    <w:rsid w:val="008D1922"/>
    <w:rsid w:val="008D59E4"/>
    <w:rsid w:val="008E30B1"/>
    <w:rsid w:val="00917A93"/>
    <w:rsid w:val="00921F32"/>
    <w:rsid w:val="00925F93"/>
    <w:rsid w:val="0093055E"/>
    <w:rsid w:val="00930CC2"/>
    <w:rsid w:val="009345F6"/>
    <w:rsid w:val="00944A9E"/>
    <w:rsid w:val="00956CB7"/>
    <w:rsid w:val="0096083F"/>
    <w:rsid w:val="00965FFA"/>
    <w:rsid w:val="00970374"/>
    <w:rsid w:val="009725F2"/>
    <w:rsid w:val="00975144"/>
    <w:rsid w:val="0098768F"/>
    <w:rsid w:val="009947DF"/>
    <w:rsid w:val="00994E88"/>
    <w:rsid w:val="009969A9"/>
    <w:rsid w:val="009B3D41"/>
    <w:rsid w:val="009B5BFC"/>
    <w:rsid w:val="009C3000"/>
    <w:rsid w:val="009C7F3A"/>
    <w:rsid w:val="009D69C1"/>
    <w:rsid w:val="009E1CB4"/>
    <w:rsid w:val="009E7807"/>
    <w:rsid w:val="00A11260"/>
    <w:rsid w:val="00A112CD"/>
    <w:rsid w:val="00A14896"/>
    <w:rsid w:val="00A37782"/>
    <w:rsid w:val="00A40A52"/>
    <w:rsid w:val="00A44391"/>
    <w:rsid w:val="00A5246E"/>
    <w:rsid w:val="00A5380F"/>
    <w:rsid w:val="00A561CE"/>
    <w:rsid w:val="00A65D08"/>
    <w:rsid w:val="00A67CAF"/>
    <w:rsid w:val="00A83140"/>
    <w:rsid w:val="00A85FE8"/>
    <w:rsid w:val="00A91030"/>
    <w:rsid w:val="00A9618E"/>
    <w:rsid w:val="00A9652A"/>
    <w:rsid w:val="00AC6DBB"/>
    <w:rsid w:val="00AD387F"/>
    <w:rsid w:val="00AD6BC7"/>
    <w:rsid w:val="00AE007F"/>
    <w:rsid w:val="00AE0918"/>
    <w:rsid w:val="00AF020A"/>
    <w:rsid w:val="00AF23DF"/>
    <w:rsid w:val="00B06DC3"/>
    <w:rsid w:val="00B07CAB"/>
    <w:rsid w:val="00B1212D"/>
    <w:rsid w:val="00B17613"/>
    <w:rsid w:val="00B21943"/>
    <w:rsid w:val="00B30D0D"/>
    <w:rsid w:val="00B32977"/>
    <w:rsid w:val="00B52F67"/>
    <w:rsid w:val="00B57B2D"/>
    <w:rsid w:val="00B60A53"/>
    <w:rsid w:val="00B62AC9"/>
    <w:rsid w:val="00B659C8"/>
    <w:rsid w:val="00B66713"/>
    <w:rsid w:val="00B7165E"/>
    <w:rsid w:val="00B737DB"/>
    <w:rsid w:val="00B74737"/>
    <w:rsid w:val="00B76EB8"/>
    <w:rsid w:val="00B80FAD"/>
    <w:rsid w:val="00B828FA"/>
    <w:rsid w:val="00B942EE"/>
    <w:rsid w:val="00BA6891"/>
    <w:rsid w:val="00BC051F"/>
    <w:rsid w:val="00BC33DC"/>
    <w:rsid w:val="00BC3996"/>
    <w:rsid w:val="00BD2084"/>
    <w:rsid w:val="00BD3AB9"/>
    <w:rsid w:val="00BE21C5"/>
    <w:rsid w:val="00BE2547"/>
    <w:rsid w:val="00BE351C"/>
    <w:rsid w:val="00C11D8F"/>
    <w:rsid w:val="00C265D0"/>
    <w:rsid w:val="00C31E5E"/>
    <w:rsid w:val="00C3469C"/>
    <w:rsid w:val="00C51F58"/>
    <w:rsid w:val="00C53ABD"/>
    <w:rsid w:val="00C55EB3"/>
    <w:rsid w:val="00C62639"/>
    <w:rsid w:val="00C71C79"/>
    <w:rsid w:val="00C82F07"/>
    <w:rsid w:val="00C8361E"/>
    <w:rsid w:val="00C96035"/>
    <w:rsid w:val="00C9647D"/>
    <w:rsid w:val="00CB267D"/>
    <w:rsid w:val="00CC5B58"/>
    <w:rsid w:val="00CD4F69"/>
    <w:rsid w:val="00CE17C5"/>
    <w:rsid w:val="00CF0454"/>
    <w:rsid w:val="00CF1E21"/>
    <w:rsid w:val="00CF2365"/>
    <w:rsid w:val="00CF42AA"/>
    <w:rsid w:val="00D1234D"/>
    <w:rsid w:val="00D1278B"/>
    <w:rsid w:val="00D168B4"/>
    <w:rsid w:val="00D326E3"/>
    <w:rsid w:val="00D44BA9"/>
    <w:rsid w:val="00D4725A"/>
    <w:rsid w:val="00D5028C"/>
    <w:rsid w:val="00D628DF"/>
    <w:rsid w:val="00D65733"/>
    <w:rsid w:val="00D67223"/>
    <w:rsid w:val="00D76931"/>
    <w:rsid w:val="00D84FAB"/>
    <w:rsid w:val="00D863E2"/>
    <w:rsid w:val="00D90AEF"/>
    <w:rsid w:val="00D92901"/>
    <w:rsid w:val="00D9315E"/>
    <w:rsid w:val="00D93CA4"/>
    <w:rsid w:val="00DA4A32"/>
    <w:rsid w:val="00DC20F6"/>
    <w:rsid w:val="00DC2244"/>
    <w:rsid w:val="00DC7AC2"/>
    <w:rsid w:val="00DD0B62"/>
    <w:rsid w:val="00E0245B"/>
    <w:rsid w:val="00E1409B"/>
    <w:rsid w:val="00E24C6B"/>
    <w:rsid w:val="00E32D17"/>
    <w:rsid w:val="00E44222"/>
    <w:rsid w:val="00E504B8"/>
    <w:rsid w:val="00E73850"/>
    <w:rsid w:val="00E80238"/>
    <w:rsid w:val="00E81009"/>
    <w:rsid w:val="00E856CD"/>
    <w:rsid w:val="00EA0C39"/>
    <w:rsid w:val="00EA6C64"/>
    <w:rsid w:val="00EB6615"/>
    <w:rsid w:val="00EE07FA"/>
    <w:rsid w:val="00EE4742"/>
    <w:rsid w:val="00EE6A31"/>
    <w:rsid w:val="00EF0B63"/>
    <w:rsid w:val="00EF3281"/>
    <w:rsid w:val="00F118BD"/>
    <w:rsid w:val="00F11928"/>
    <w:rsid w:val="00F13B61"/>
    <w:rsid w:val="00F30A32"/>
    <w:rsid w:val="00F31703"/>
    <w:rsid w:val="00F43643"/>
    <w:rsid w:val="00F52BF5"/>
    <w:rsid w:val="00F55E80"/>
    <w:rsid w:val="00F576A2"/>
    <w:rsid w:val="00F622F2"/>
    <w:rsid w:val="00F64F6B"/>
    <w:rsid w:val="00F82F5B"/>
    <w:rsid w:val="00F832DF"/>
    <w:rsid w:val="00F9468F"/>
    <w:rsid w:val="00FA0686"/>
    <w:rsid w:val="00FA6723"/>
    <w:rsid w:val="00FA6D0F"/>
    <w:rsid w:val="00FA77CB"/>
    <w:rsid w:val="00FB3BA1"/>
    <w:rsid w:val="00FC2638"/>
    <w:rsid w:val="00FC5BB5"/>
    <w:rsid w:val="00FD1F17"/>
    <w:rsid w:val="00FD255E"/>
    <w:rsid w:val="00FE5F32"/>
    <w:rsid w:val="00FF19B0"/>
    <w:rsid w:val="00FF2C36"/>
    <w:rsid w:val="00FF4348"/>
    <w:rsid w:val="00FF5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0B17A"/>
  <w15:chartTrackingRefBased/>
  <w15:docId w15:val="{C6FE6A0A-5E9D-42AD-B150-9FD61468F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hr-HR"/>
    </w:rPr>
  </w:style>
  <w:style w:type="paragraph" w:styleId="Heading1">
    <w:name w:val="heading 1"/>
    <w:basedOn w:val="Normal"/>
    <w:next w:val="Normal"/>
    <w:link w:val="Heading1Char"/>
    <w:uiPriority w:val="9"/>
    <w:qFormat/>
    <w:rsid w:val="000C775B"/>
    <w:pPr>
      <w:keepNext/>
      <w:keepLines/>
      <w:numPr>
        <w:numId w:val="11"/>
      </w:numPr>
      <w:spacing w:before="480" w:after="0" w:line="276" w:lineRule="auto"/>
      <w:outlineLvl w:val="0"/>
    </w:pPr>
    <w:rPr>
      <w:rFonts w:ascii="Corbel" w:eastAsiaTheme="majorEastAsia" w:hAnsi="Corbel" w:cstheme="majorBidi"/>
      <w:b/>
      <w:bCs/>
      <w:sz w:val="28"/>
      <w:szCs w:val="28"/>
      <w:lang w:val="en-GB"/>
    </w:rPr>
  </w:style>
  <w:style w:type="paragraph" w:styleId="Heading2">
    <w:name w:val="heading 2"/>
    <w:basedOn w:val="Normal"/>
    <w:next w:val="Normal"/>
    <w:link w:val="Heading2Char"/>
    <w:uiPriority w:val="9"/>
    <w:unhideWhenUsed/>
    <w:qFormat/>
    <w:rsid w:val="000C775B"/>
    <w:pPr>
      <w:keepNext/>
      <w:keepLines/>
      <w:numPr>
        <w:ilvl w:val="1"/>
        <w:numId w:val="11"/>
      </w:numPr>
      <w:spacing w:before="200" w:after="0" w:line="276" w:lineRule="auto"/>
      <w:outlineLvl w:val="1"/>
    </w:pPr>
    <w:rPr>
      <w:rFonts w:ascii="Corbel" w:eastAsiaTheme="majorEastAsia" w:hAnsi="Corbel" w:cstheme="majorBidi"/>
      <w:b/>
      <w:bCs/>
      <w:sz w:val="26"/>
      <w:szCs w:val="26"/>
      <w:lang w:val="en-GB"/>
    </w:rPr>
  </w:style>
  <w:style w:type="paragraph" w:styleId="Heading3">
    <w:name w:val="heading 3"/>
    <w:basedOn w:val="Normal"/>
    <w:next w:val="Normal"/>
    <w:link w:val="Heading3Char"/>
    <w:uiPriority w:val="9"/>
    <w:unhideWhenUsed/>
    <w:qFormat/>
    <w:rsid w:val="000C775B"/>
    <w:pPr>
      <w:keepNext/>
      <w:keepLines/>
      <w:numPr>
        <w:ilvl w:val="2"/>
        <w:numId w:val="11"/>
      </w:numPr>
      <w:spacing w:before="200" w:after="0" w:line="276" w:lineRule="auto"/>
      <w:outlineLvl w:val="2"/>
    </w:pPr>
    <w:rPr>
      <w:rFonts w:ascii="Corbel" w:eastAsiaTheme="majorEastAsia" w:hAnsi="Corbel" w:cstheme="majorBidi"/>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054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05451"/>
    <w:rPr>
      <w:rFonts w:ascii="TimesNewRomanPSMT" w:hAnsi="TimesNewRomanPSMT" w:hint="default"/>
      <w:b w:val="0"/>
      <w:bCs w:val="0"/>
      <w:i w:val="0"/>
      <w:iCs w:val="0"/>
      <w:color w:val="000000"/>
      <w:sz w:val="24"/>
      <w:szCs w:val="24"/>
    </w:rPr>
  </w:style>
  <w:style w:type="paragraph" w:styleId="ListParagraph">
    <w:name w:val="List Paragraph"/>
    <w:basedOn w:val="Normal"/>
    <w:uiPriority w:val="34"/>
    <w:qFormat/>
    <w:rsid w:val="00505451"/>
    <w:pPr>
      <w:ind w:left="720"/>
      <w:contextualSpacing/>
    </w:pPr>
  </w:style>
  <w:style w:type="character" w:styleId="CommentReference">
    <w:name w:val="annotation reference"/>
    <w:uiPriority w:val="99"/>
    <w:unhideWhenUsed/>
    <w:rsid w:val="00DC2244"/>
    <w:rPr>
      <w:rFonts w:cs="Times New Roman"/>
      <w:sz w:val="16"/>
      <w:szCs w:val="16"/>
    </w:rPr>
  </w:style>
  <w:style w:type="paragraph" w:styleId="CommentText">
    <w:name w:val="annotation text"/>
    <w:basedOn w:val="Normal"/>
    <w:link w:val="CommentTextChar"/>
    <w:uiPriority w:val="99"/>
    <w:unhideWhenUsed/>
    <w:rsid w:val="00DC2244"/>
    <w:pPr>
      <w:spacing w:after="200" w:line="276" w:lineRule="auto"/>
    </w:pPr>
    <w:rPr>
      <w:rFonts w:eastAsiaTheme="minorEastAsia"/>
      <w:sz w:val="20"/>
      <w:szCs w:val="20"/>
    </w:rPr>
  </w:style>
  <w:style w:type="character" w:customStyle="1" w:styleId="CommentTextChar">
    <w:name w:val="Comment Text Char"/>
    <w:basedOn w:val="DefaultParagraphFont"/>
    <w:link w:val="CommentText"/>
    <w:uiPriority w:val="99"/>
    <w:rsid w:val="00DC2244"/>
    <w:rPr>
      <w:rFonts w:eastAsiaTheme="minorEastAsia"/>
      <w:sz w:val="20"/>
      <w:szCs w:val="20"/>
      <w:lang w:val="hr-HR"/>
    </w:rPr>
  </w:style>
  <w:style w:type="paragraph" w:styleId="CommentSubject">
    <w:name w:val="annotation subject"/>
    <w:basedOn w:val="CommentText"/>
    <w:next w:val="CommentText"/>
    <w:link w:val="CommentSubjectChar"/>
    <w:uiPriority w:val="99"/>
    <w:semiHidden/>
    <w:unhideWhenUsed/>
    <w:rsid w:val="005A1308"/>
    <w:pPr>
      <w:spacing w:after="160" w:line="240" w:lineRule="auto"/>
    </w:pPr>
    <w:rPr>
      <w:rFonts w:eastAsiaTheme="minorHAnsi"/>
      <w:b/>
      <w:bCs/>
      <w:lang w:val="en-US"/>
    </w:rPr>
  </w:style>
  <w:style w:type="character" w:customStyle="1" w:styleId="CommentSubjectChar">
    <w:name w:val="Comment Subject Char"/>
    <w:basedOn w:val="CommentTextChar"/>
    <w:link w:val="CommentSubject"/>
    <w:uiPriority w:val="99"/>
    <w:semiHidden/>
    <w:rsid w:val="005A1308"/>
    <w:rPr>
      <w:rFonts w:eastAsiaTheme="minorEastAsia"/>
      <w:b/>
      <w:bCs/>
      <w:sz w:val="20"/>
      <w:szCs w:val="20"/>
      <w:lang w:val="hr-HR"/>
    </w:rPr>
  </w:style>
  <w:style w:type="paragraph" w:styleId="Revision">
    <w:name w:val="Revision"/>
    <w:hidden/>
    <w:uiPriority w:val="99"/>
    <w:semiHidden/>
    <w:rsid w:val="007B1357"/>
    <w:pPr>
      <w:spacing w:after="0" w:line="240" w:lineRule="auto"/>
    </w:pPr>
    <w:rPr>
      <w:lang w:val="hr-HR"/>
    </w:rPr>
  </w:style>
  <w:style w:type="paragraph" w:styleId="BalloonText">
    <w:name w:val="Balloon Text"/>
    <w:basedOn w:val="Normal"/>
    <w:link w:val="BalloonTextChar"/>
    <w:uiPriority w:val="99"/>
    <w:semiHidden/>
    <w:unhideWhenUsed/>
    <w:rsid w:val="00542E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2E00"/>
    <w:rPr>
      <w:rFonts w:ascii="Segoe UI" w:hAnsi="Segoe UI" w:cs="Segoe UI"/>
      <w:sz w:val="18"/>
      <w:szCs w:val="18"/>
      <w:lang w:val="hr-HR"/>
    </w:rPr>
  </w:style>
  <w:style w:type="character" w:customStyle="1" w:styleId="Bodytext285pt">
    <w:name w:val="Body text (2) + 8;5 pt"/>
    <w:basedOn w:val="DefaultParagraphFont"/>
    <w:rsid w:val="0057105E"/>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rPr>
  </w:style>
  <w:style w:type="paragraph" w:styleId="Header">
    <w:name w:val="header"/>
    <w:basedOn w:val="Normal"/>
    <w:link w:val="HeaderChar"/>
    <w:uiPriority w:val="99"/>
    <w:unhideWhenUsed/>
    <w:rsid w:val="004063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40636B"/>
    <w:rPr>
      <w:lang w:val="hr-HR"/>
    </w:rPr>
  </w:style>
  <w:style w:type="paragraph" w:styleId="Footer">
    <w:name w:val="footer"/>
    <w:basedOn w:val="Normal"/>
    <w:link w:val="FooterChar"/>
    <w:uiPriority w:val="99"/>
    <w:unhideWhenUsed/>
    <w:rsid w:val="0040636B"/>
    <w:pPr>
      <w:tabs>
        <w:tab w:val="center" w:pos="4536"/>
        <w:tab w:val="right" w:pos="9072"/>
      </w:tabs>
      <w:spacing w:after="0" w:line="240" w:lineRule="auto"/>
    </w:pPr>
  </w:style>
  <w:style w:type="character" w:customStyle="1" w:styleId="FooterChar">
    <w:name w:val="Footer Char"/>
    <w:basedOn w:val="DefaultParagraphFont"/>
    <w:link w:val="Footer"/>
    <w:uiPriority w:val="99"/>
    <w:rsid w:val="0040636B"/>
    <w:rPr>
      <w:lang w:val="hr-HR"/>
    </w:rPr>
  </w:style>
  <w:style w:type="paragraph" w:styleId="FootnoteText">
    <w:name w:val="footnote text"/>
    <w:aliases w:val="Fußnotentextf,Fußnote,stile 1,Footnote,Footnote1,Footnote2,Footnote3,Footnote4,Footnote5,Footnote6,Footnote7,Footnote8,Footnote9,Footnote10,Footnote11,Footnote21,Footnote31,Footnote41,Footnote51,Footnote61,Footnote71,Footnote81,Podrozdział"/>
    <w:basedOn w:val="Normal"/>
    <w:link w:val="FootnoteTextChar"/>
    <w:uiPriority w:val="99"/>
    <w:unhideWhenUsed/>
    <w:qFormat/>
    <w:rsid w:val="00704FC3"/>
    <w:pPr>
      <w:spacing w:after="0" w:line="240" w:lineRule="auto"/>
    </w:pPr>
    <w:rPr>
      <w:sz w:val="20"/>
      <w:szCs w:val="20"/>
    </w:rPr>
  </w:style>
  <w:style w:type="character" w:customStyle="1" w:styleId="FootnoteTextChar">
    <w:name w:val="Footnote Text Char"/>
    <w:aliases w:val="Fußnotentextf Char,Fußnote Char,stile 1 Char,Footnote Char,Footnote1 Char,Footnote2 Char,Footnote3 Char,Footnote4 Char,Footnote5 Char,Footnote6 Char,Footnote7 Char,Footnote8 Char,Footnote9 Char,Footnote10 Char,Footnote11 Char"/>
    <w:basedOn w:val="DefaultParagraphFont"/>
    <w:link w:val="FootnoteText"/>
    <w:uiPriority w:val="99"/>
    <w:rsid w:val="00704FC3"/>
    <w:rPr>
      <w:sz w:val="20"/>
      <w:szCs w:val="20"/>
      <w:lang w:val="hr-HR"/>
    </w:rPr>
  </w:style>
  <w:style w:type="character" w:styleId="FootnoteReference">
    <w:name w:val="footnote reference"/>
    <w:aliases w:val="BVI fnr,ftref,BVI fnr Car Car,BVI fnr Car,BVI fnr Car Car Car Car,BVI fnr Car Car Car Car Char,stylish, BVI fnr, BVI fnr Car Car, BVI fnr Car Car Car Car, BVI fnr Car Car Car Car Char,BVI fnr Car Char1 Char,BVI fnr Car Car Char1 Char"/>
    <w:basedOn w:val="DefaultParagraphFont"/>
    <w:link w:val="Char2"/>
    <w:uiPriority w:val="99"/>
    <w:qFormat/>
    <w:rsid w:val="00704FC3"/>
    <w:rPr>
      <w:rFonts w:cs="Times New Roman"/>
      <w:vertAlign w:val="superscript"/>
    </w:rPr>
  </w:style>
  <w:style w:type="paragraph" w:customStyle="1" w:styleId="Char2">
    <w:name w:val="Char2"/>
    <w:basedOn w:val="Normal"/>
    <w:link w:val="FootnoteReference"/>
    <w:uiPriority w:val="99"/>
    <w:rsid w:val="00704FC3"/>
    <w:pPr>
      <w:spacing w:line="240" w:lineRule="exact"/>
    </w:pPr>
    <w:rPr>
      <w:rFonts w:cs="Times New Roman"/>
      <w:vertAlign w:val="superscript"/>
      <w:lang w:val="en-US"/>
    </w:rPr>
  </w:style>
  <w:style w:type="table" w:customStyle="1" w:styleId="TableGrid3">
    <w:name w:val="Table Grid3"/>
    <w:basedOn w:val="TableNormal"/>
    <w:next w:val="TableGrid"/>
    <w:uiPriority w:val="39"/>
    <w:rsid w:val="00704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DefaultParagraphFont"/>
    <w:rsid w:val="0061392F"/>
  </w:style>
  <w:style w:type="character" w:customStyle="1" w:styleId="Heading1Char">
    <w:name w:val="Heading 1 Char"/>
    <w:basedOn w:val="DefaultParagraphFont"/>
    <w:link w:val="Heading1"/>
    <w:uiPriority w:val="9"/>
    <w:rsid w:val="000C775B"/>
    <w:rPr>
      <w:rFonts w:ascii="Corbel" w:eastAsiaTheme="majorEastAsia" w:hAnsi="Corbel" w:cstheme="majorBidi"/>
      <w:b/>
      <w:bCs/>
      <w:sz w:val="28"/>
      <w:szCs w:val="28"/>
      <w:lang w:val="en-GB"/>
    </w:rPr>
  </w:style>
  <w:style w:type="character" w:customStyle="1" w:styleId="Heading2Char">
    <w:name w:val="Heading 2 Char"/>
    <w:basedOn w:val="DefaultParagraphFont"/>
    <w:link w:val="Heading2"/>
    <w:uiPriority w:val="9"/>
    <w:rsid w:val="000C775B"/>
    <w:rPr>
      <w:rFonts w:ascii="Corbel" w:eastAsiaTheme="majorEastAsia" w:hAnsi="Corbel" w:cstheme="majorBidi"/>
      <w:b/>
      <w:bCs/>
      <w:sz w:val="26"/>
      <w:szCs w:val="26"/>
      <w:lang w:val="en-GB"/>
    </w:rPr>
  </w:style>
  <w:style w:type="character" w:customStyle="1" w:styleId="Heading3Char">
    <w:name w:val="Heading 3 Char"/>
    <w:basedOn w:val="DefaultParagraphFont"/>
    <w:link w:val="Heading3"/>
    <w:uiPriority w:val="9"/>
    <w:rsid w:val="000C775B"/>
    <w:rPr>
      <w:rFonts w:ascii="Corbel" w:eastAsiaTheme="majorEastAsia" w:hAnsi="Corbel" w:cstheme="majorBidi"/>
      <w:b/>
      <w:bCs/>
      <w:lang w:val="en-GB"/>
    </w:rPr>
  </w:style>
  <w:style w:type="character" w:styleId="Hyperlink">
    <w:name w:val="Hyperlink"/>
    <w:basedOn w:val="DefaultParagraphFont"/>
    <w:uiPriority w:val="99"/>
    <w:unhideWhenUsed/>
    <w:rsid w:val="000C77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2581900">
      <w:bodyDiv w:val="1"/>
      <w:marLeft w:val="0"/>
      <w:marRight w:val="0"/>
      <w:marTop w:val="0"/>
      <w:marBottom w:val="0"/>
      <w:divBdr>
        <w:top w:val="none" w:sz="0" w:space="0" w:color="auto"/>
        <w:left w:val="none" w:sz="0" w:space="0" w:color="auto"/>
        <w:bottom w:val="none" w:sz="0" w:space="0" w:color="auto"/>
        <w:right w:val="none" w:sz="0" w:space="0" w:color="auto"/>
      </w:divBdr>
    </w:div>
    <w:div w:id="930967396">
      <w:bodyDiv w:val="1"/>
      <w:marLeft w:val="0"/>
      <w:marRight w:val="0"/>
      <w:marTop w:val="0"/>
      <w:marBottom w:val="0"/>
      <w:divBdr>
        <w:top w:val="none" w:sz="0" w:space="0" w:color="auto"/>
        <w:left w:val="none" w:sz="0" w:space="0" w:color="auto"/>
        <w:bottom w:val="none" w:sz="0" w:space="0" w:color="auto"/>
        <w:right w:val="none" w:sz="0" w:space="0" w:color="auto"/>
      </w:divBdr>
    </w:div>
    <w:div w:id="1178695496">
      <w:bodyDiv w:val="1"/>
      <w:marLeft w:val="0"/>
      <w:marRight w:val="0"/>
      <w:marTop w:val="0"/>
      <w:marBottom w:val="0"/>
      <w:divBdr>
        <w:top w:val="none" w:sz="0" w:space="0" w:color="auto"/>
        <w:left w:val="none" w:sz="0" w:space="0" w:color="auto"/>
        <w:bottom w:val="none" w:sz="0" w:space="0" w:color="auto"/>
        <w:right w:val="none" w:sz="0" w:space="0" w:color="auto"/>
      </w:divBdr>
    </w:div>
    <w:div w:id="1379360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18"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_rels/footnotes.xml.rels><?xml version="1.0" encoding="UTF-8" standalone="yes"?>
<Relationships xmlns="http://schemas.openxmlformats.org/package/2006/relationships"><Relationship Id="rId3" Type="http://schemas.openxmlformats.org/officeDocument/2006/relationships/hyperlink" Target="https://eur-lex.europa.eu/legal-content/HR/TXT/PDF/?uri=CELEX:32017R1084&amp;from=HR" TargetMode="External"/><Relationship Id="rId2" Type="http://schemas.openxmlformats.org/officeDocument/2006/relationships/hyperlink" Target="http://eur-lex.europa.eu/legal-content/HR/TXT/PDF/?uri=CELEX:32014R0651&amp;from=HR" TargetMode="External"/><Relationship Id="rId1" Type="http://schemas.openxmlformats.org/officeDocument/2006/relationships/hyperlink" Target="https://eur-lex.europa.eu/legal-content/HR/TXT/PDF/?uri=CELEX:52022XC1028(03)" TargetMode="External"/><Relationship Id="rId5" Type="http://schemas.openxmlformats.org/officeDocument/2006/relationships/hyperlink" Target="https://eur-lex.europa.eu/legal-content/HR/TXT/PDF/?uri=CELEX:32021R1237&amp;from=HR" TargetMode="External"/><Relationship Id="rId4" Type="http://schemas.openxmlformats.org/officeDocument/2006/relationships/hyperlink" Target="https://eur-lex.europa.eu/legal-content/HR/TXT/PDF/?uri=CELEX:32020R0972&amp;from=H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bc3fca8-97d0-469e-b2a2-9da192aebc5e">
      <Terms xmlns="http://schemas.microsoft.com/office/infopath/2007/PartnerControls"/>
    </lcf76f155ced4ddcb4097134ff3c332f>
    <TaxCatchAll xmlns="3e02667f-0271-471b-bd6e-11a2e16def1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C21A63F669E674481FADA5FD46FA9AA" ma:contentTypeVersion="14" ma:contentTypeDescription="Create a new document." ma:contentTypeScope="" ma:versionID="9f0d1317d5840c874b8895c94917e354">
  <xsd:schema xmlns:xsd="http://www.w3.org/2001/XMLSchema" xmlns:xs="http://www.w3.org/2001/XMLSchema" xmlns:p="http://schemas.microsoft.com/office/2006/metadata/properties" xmlns:ns2="9bc3fca8-97d0-469e-b2a2-9da192aebc5e" xmlns:ns3="7784f483-2efd-46db-ba22-d280afa9a2c1" xmlns:ns4="3e02667f-0271-471b-bd6e-11a2e16def1d" targetNamespace="http://schemas.microsoft.com/office/2006/metadata/properties" ma:root="true" ma:fieldsID="90b0689154bdff3884f1c096078321f0" ns2:_="" ns3:_="" ns4:_="">
    <xsd:import namespace="9bc3fca8-97d0-469e-b2a2-9da192aebc5e"/>
    <xsd:import namespace="7784f483-2efd-46db-ba22-d280afa9a2c1"/>
    <xsd:import namespace="3e02667f-0271-471b-bd6e-11a2e16def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c3fca8-97d0-469e-b2a2-9da192aebc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a6c10d7-b926-4fc0-945e-3cbf5049f6b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784f483-2efd-46db-ba22-d280afa9a2c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dd84627-6d1a-4369-b650-8b4344a554a7}" ma:internalName="TaxCatchAll" ma:showField="CatchAllData" ma:web="7784f483-2efd-46db-ba22-d280afa9a2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D3C1-A198-401C-B7DE-68EE38BF1044}">
  <ds:schemaRefs>
    <ds:schemaRef ds:uri="http://purl.org/dc/terms/"/>
    <ds:schemaRef ds:uri="7784f483-2efd-46db-ba22-d280afa9a2c1"/>
    <ds:schemaRef ds:uri="http://www.w3.org/XML/1998/namespace"/>
    <ds:schemaRef ds:uri="http://purl.org/dc/dcmitype/"/>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3e02667f-0271-471b-bd6e-11a2e16def1d"/>
    <ds:schemaRef ds:uri="9bc3fca8-97d0-469e-b2a2-9da192aebc5e"/>
    <ds:schemaRef ds:uri="http://schemas.microsoft.com/office/2006/metadata/properties"/>
  </ds:schemaRefs>
</ds:datastoreItem>
</file>

<file path=customXml/itemProps2.xml><?xml version="1.0" encoding="utf-8"?>
<ds:datastoreItem xmlns:ds="http://schemas.openxmlformats.org/officeDocument/2006/customXml" ds:itemID="{18E15B42-BB85-401D-ACC7-0966AACF1E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c3fca8-97d0-469e-b2a2-9da192aebc5e"/>
    <ds:schemaRef ds:uri="7784f483-2efd-46db-ba22-d280afa9a2c1"/>
    <ds:schemaRef ds:uri="3e02667f-0271-471b-bd6e-11a2e16de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F8244-B4F8-4C2B-924E-AB9B3ED5E2D1}">
  <ds:schemaRefs>
    <ds:schemaRef ds:uri="http://schemas.microsoft.com/sharepoint/v3/contenttype/forms"/>
  </ds:schemaRefs>
</ds:datastoreItem>
</file>

<file path=customXml/itemProps4.xml><?xml version="1.0" encoding="utf-8"?>
<ds:datastoreItem xmlns:ds="http://schemas.openxmlformats.org/officeDocument/2006/customXml" ds:itemID="{D8FCE45A-0104-4CD9-8CAC-AAF6E209B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1491</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Vrebac</dc:creator>
  <cp:keywords/>
  <dc:description/>
  <cp:lastModifiedBy>Tonka Podnar</cp:lastModifiedBy>
  <cp:revision>27</cp:revision>
  <dcterms:created xsi:type="dcterms:W3CDTF">2025-03-19T10:59:00Z</dcterms:created>
  <dcterms:modified xsi:type="dcterms:W3CDTF">2025-10-24T11:26:00Z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0x0101002C21A63F669E674481FADA5FD46FA9AA</vt:lpwstr>
  </property>
  <property fmtid="{D5CDD505-2E9C-101B-9397-08002B2CF9AE}" pid="3" name="MediaServiceImageTags">
    <vt:lpwstr/>
  </property>
</Properties>
</file>